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6D4057">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6D4057">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6D4057">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6D4057">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6D4057">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6D4057">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6D4057">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6D4057">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6D4057">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6D4057">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6D4057">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6D4057">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6D4057">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6D4057">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6D4057">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6D4057">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6D4057">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6D4057">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6D4057">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6D4057">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6D4057">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6D4057">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6D4057">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6D4057">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6D4057">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03E11" w:rsidRPr="00D2146B" w:rsidRDefault="00503E1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03E11" w:rsidRPr="00D2146B" w:rsidRDefault="00503E1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03E11" w:rsidRDefault="00503E1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03E11" w:rsidRDefault="00503E11" w:rsidP="00942B30">
                              <w:pPr>
                                <w:spacing w:before="60" w:line="256" w:lineRule="auto"/>
                                <w:jc w:val="center"/>
                                <w:rPr>
                                  <w:sz w:val="24"/>
                                  <w:szCs w:val="24"/>
                                </w:rPr>
                              </w:pPr>
                              <w:r>
                                <w:rPr>
                                  <w:rFonts w:eastAsia="Calibri"/>
                                  <w:color w:val="000000"/>
                                  <w:sz w:val="18"/>
                                  <w:szCs w:val="18"/>
                                </w:rPr>
                                <w:t>Parser</w:t>
                              </w:r>
                            </w:p>
                            <w:p w14:paraId="1ABFD117" w14:textId="77777777" w:rsidR="00503E11" w:rsidRDefault="00503E1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03E11" w:rsidRDefault="00503E11" w:rsidP="003727AB">
                              <w:pPr>
                                <w:spacing w:before="60" w:line="254" w:lineRule="auto"/>
                                <w:jc w:val="center"/>
                                <w:rPr>
                                  <w:sz w:val="24"/>
                                  <w:szCs w:val="24"/>
                                </w:rPr>
                              </w:pPr>
                              <w:r>
                                <w:rPr>
                                  <w:rFonts w:eastAsia="Calibri"/>
                                  <w:color w:val="000000"/>
                                  <w:sz w:val="18"/>
                                  <w:szCs w:val="18"/>
                                </w:rPr>
                                <w:t>Scanner</w:t>
                              </w:r>
                            </w:p>
                            <w:p w14:paraId="03FD0412" w14:textId="77777777" w:rsidR="00503E11" w:rsidRDefault="00503E1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03E11" w:rsidRDefault="00503E1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03E11" w:rsidRDefault="00503E11" w:rsidP="003567A1">
                              <w:pPr>
                                <w:spacing w:before="0" w:line="252" w:lineRule="auto"/>
                                <w:jc w:val="center"/>
                                <w:rPr>
                                  <w:sz w:val="24"/>
                                  <w:szCs w:val="24"/>
                                </w:rPr>
                              </w:pPr>
                            </w:p>
                            <w:p w14:paraId="217B84F7" w14:textId="77777777" w:rsidR="00503E11" w:rsidRDefault="00503E1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03E11" w:rsidRDefault="00503E1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03E11" w:rsidRPr="00EF6288" w:rsidRDefault="00503E1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03E11" w:rsidRDefault="00503E1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03E11" w:rsidRDefault="00503E1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03E11" w:rsidRDefault="00503E1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03E11" w:rsidRPr="00E962F6" w:rsidRDefault="00503E1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03E11" w:rsidRDefault="00503E1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03E11" w:rsidRDefault="00503E1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03E11" w:rsidRDefault="00503E1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03E11" w:rsidRDefault="00503E1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03E11" w:rsidRDefault="00503E1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03E11" w:rsidRPr="00D2146B" w:rsidRDefault="00503E1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03E11" w:rsidRPr="00D2146B" w:rsidRDefault="00503E1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03E11" w:rsidRDefault="00503E1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03E11" w:rsidRDefault="00503E11" w:rsidP="00942B30">
                        <w:pPr>
                          <w:spacing w:before="60" w:line="256" w:lineRule="auto"/>
                          <w:jc w:val="center"/>
                          <w:rPr>
                            <w:sz w:val="24"/>
                            <w:szCs w:val="24"/>
                          </w:rPr>
                        </w:pPr>
                        <w:r>
                          <w:rPr>
                            <w:rFonts w:eastAsia="Calibri"/>
                            <w:color w:val="000000"/>
                            <w:sz w:val="18"/>
                            <w:szCs w:val="18"/>
                          </w:rPr>
                          <w:t>Parser</w:t>
                        </w:r>
                      </w:p>
                      <w:p w14:paraId="1ABFD117" w14:textId="77777777" w:rsidR="00503E11" w:rsidRDefault="00503E1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03E11" w:rsidRDefault="00503E11" w:rsidP="003727AB">
                        <w:pPr>
                          <w:spacing w:before="60" w:line="254" w:lineRule="auto"/>
                          <w:jc w:val="center"/>
                          <w:rPr>
                            <w:sz w:val="24"/>
                            <w:szCs w:val="24"/>
                          </w:rPr>
                        </w:pPr>
                        <w:r>
                          <w:rPr>
                            <w:rFonts w:eastAsia="Calibri"/>
                            <w:color w:val="000000"/>
                            <w:sz w:val="18"/>
                            <w:szCs w:val="18"/>
                          </w:rPr>
                          <w:t>Scanner</w:t>
                        </w:r>
                      </w:p>
                      <w:p w14:paraId="03FD0412" w14:textId="77777777" w:rsidR="00503E11" w:rsidRDefault="00503E1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03E11" w:rsidRDefault="00503E1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03E11" w:rsidRDefault="00503E11" w:rsidP="003567A1">
                        <w:pPr>
                          <w:spacing w:before="0" w:line="252" w:lineRule="auto"/>
                          <w:jc w:val="center"/>
                          <w:rPr>
                            <w:sz w:val="24"/>
                            <w:szCs w:val="24"/>
                          </w:rPr>
                        </w:pPr>
                      </w:p>
                      <w:p w14:paraId="217B84F7" w14:textId="77777777" w:rsidR="00503E11" w:rsidRDefault="00503E1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03E11" w:rsidRDefault="00503E1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03E11" w:rsidRPr="00EF6288" w:rsidRDefault="00503E1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03E11" w:rsidRDefault="00503E1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03E11" w:rsidRDefault="00503E1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03E11" w:rsidRDefault="00503E1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03E11" w:rsidRPr="00E962F6" w:rsidRDefault="00503E1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03E11" w:rsidRDefault="00503E1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03E11" w:rsidRDefault="00503E1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03E11" w:rsidRDefault="00503E1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03E11" w:rsidRDefault="00503E1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03E11" w:rsidRDefault="00503E1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03E11" w:rsidRPr="00D2146B" w:rsidRDefault="00503E1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03E11" w:rsidRPr="00D2146B" w:rsidRDefault="00503E1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03E11" w:rsidRDefault="00503E1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03E11" w:rsidRDefault="00503E11" w:rsidP="00541B67">
                              <w:pPr>
                                <w:spacing w:before="60" w:line="256" w:lineRule="auto"/>
                                <w:jc w:val="center"/>
                                <w:rPr>
                                  <w:sz w:val="24"/>
                                  <w:szCs w:val="24"/>
                                </w:rPr>
                              </w:pPr>
                              <w:r>
                                <w:rPr>
                                  <w:rFonts w:eastAsia="Calibri"/>
                                  <w:color w:val="000000"/>
                                  <w:sz w:val="18"/>
                                  <w:szCs w:val="18"/>
                                </w:rPr>
                                <w:t>Parser</w:t>
                              </w:r>
                            </w:p>
                            <w:p w14:paraId="738A4637" w14:textId="77777777" w:rsidR="00503E11" w:rsidRDefault="00503E1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03E11" w:rsidRDefault="00503E11" w:rsidP="00541B67">
                              <w:pPr>
                                <w:spacing w:before="60" w:line="254" w:lineRule="auto"/>
                                <w:jc w:val="center"/>
                                <w:rPr>
                                  <w:sz w:val="24"/>
                                  <w:szCs w:val="24"/>
                                </w:rPr>
                              </w:pPr>
                              <w:r>
                                <w:rPr>
                                  <w:rFonts w:eastAsia="Calibri"/>
                                  <w:color w:val="000000"/>
                                  <w:sz w:val="18"/>
                                  <w:szCs w:val="18"/>
                                </w:rPr>
                                <w:t>Scanner</w:t>
                              </w:r>
                            </w:p>
                            <w:p w14:paraId="1FC59E41" w14:textId="77777777" w:rsidR="00503E11" w:rsidRDefault="00503E1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03E11" w:rsidRDefault="00503E1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03E11" w:rsidRDefault="00503E11" w:rsidP="00541B67">
                              <w:pPr>
                                <w:spacing w:before="0" w:line="252" w:lineRule="auto"/>
                                <w:jc w:val="center"/>
                                <w:rPr>
                                  <w:sz w:val="24"/>
                                  <w:szCs w:val="24"/>
                                </w:rPr>
                              </w:pPr>
                            </w:p>
                            <w:p w14:paraId="1164C4DA" w14:textId="77777777" w:rsidR="00503E11" w:rsidRDefault="00503E1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03E11" w:rsidRDefault="00503E1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03E11" w:rsidRPr="00EF6288" w:rsidRDefault="00503E1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03E11" w:rsidRDefault="00503E1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03E11" w:rsidRDefault="00503E1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03E11" w:rsidRDefault="00503E1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03E11" w:rsidRPr="00E962F6" w:rsidRDefault="00503E1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03E11" w:rsidRDefault="00503E1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03E11" w:rsidRDefault="00503E1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03E11" w:rsidRDefault="00503E1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03E11" w:rsidRDefault="00503E1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03E11" w:rsidRDefault="00503E1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03E11" w:rsidRPr="00D2146B" w:rsidRDefault="00503E1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03E11" w:rsidRPr="00D2146B" w:rsidRDefault="00503E1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03E11" w:rsidRDefault="00503E1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03E11" w:rsidRDefault="00503E11" w:rsidP="00541B67">
                        <w:pPr>
                          <w:spacing w:before="60" w:line="256" w:lineRule="auto"/>
                          <w:jc w:val="center"/>
                          <w:rPr>
                            <w:sz w:val="24"/>
                            <w:szCs w:val="24"/>
                          </w:rPr>
                        </w:pPr>
                        <w:r>
                          <w:rPr>
                            <w:rFonts w:eastAsia="Calibri"/>
                            <w:color w:val="000000"/>
                            <w:sz w:val="18"/>
                            <w:szCs w:val="18"/>
                          </w:rPr>
                          <w:t>Parser</w:t>
                        </w:r>
                      </w:p>
                      <w:p w14:paraId="738A4637" w14:textId="77777777" w:rsidR="00503E11" w:rsidRDefault="00503E1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03E11" w:rsidRDefault="00503E11" w:rsidP="00541B67">
                        <w:pPr>
                          <w:spacing w:before="60" w:line="254" w:lineRule="auto"/>
                          <w:jc w:val="center"/>
                          <w:rPr>
                            <w:sz w:val="24"/>
                            <w:szCs w:val="24"/>
                          </w:rPr>
                        </w:pPr>
                        <w:r>
                          <w:rPr>
                            <w:rFonts w:eastAsia="Calibri"/>
                            <w:color w:val="000000"/>
                            <w:sz w:val="18"/>
                            <w:szCs w:val="18"/>
                          </w:rPr>
                          <w:t>Scanner</w:t>
                        </w:r>
                      </w:p>
                      <w:p w14:paraId="1FC59E41" w14:textId="77777777" w:rsidR="00503E11" w:rsidRDefault="00503E1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03E11" w:rsidRDefault="00503E1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03E11" w:rsidRDefault="00503E11" w:rsidP="00541B67">
                        <w:pPr>
                          <w:spacing w:before="0" w:line="252" w:lineRule="auto"/>
                          <w:jc w:val="center"/>
                          <w:rPr>
                            <w:sz w:val="24"/>
                            <w:szCs w:val="24"/>
                          </w:rPr>
                        </w:pPr>
                      </w:p>
                      <w:p w14:paraId="1164C4DA" w14:textId="77777777" w:rsidR="00503E11" w:rsidRDefault="00503E1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03E11" w:rsidRDefault="00503E1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03E11" w:rsidRPr="00EF6288" w:rsidRDefault="00503E1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03E11" w:rsidRDefault="00503E1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03E11" w:rsidRDefault="00503E1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03E11" w:rsidRDefault="00503E1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03E11" w:rsidRPr="00E962F6" w:rsidRDefault="00503E1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03E11" w:rsidRDefault="00503E1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03E11" w:rsidRDefault="00503E1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03E11" w:rsidRDefault="00503E1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03E11" w:rsidRDefault="00503E1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03E11" w:rsidRDefault="00503E1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lastRenderedPageBreak/>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lastRenderedPageBreak/>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t>Pointer Declarator</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76399011" w14:textId="620B3E1A" w:rsidR="00DB3B82" w:rsidRPr="00D822A3" w:rsidRDefault="00DB3B82" w:rsidP="00F01419">
      <w:pPr>
        <w:pStyle w:val="Code"/>
        <w:rPr>
          <w:highlight w:val="white"/>
          <w:lang w:val="en-GB"/>
        </w:rPr>
      </w:pPr>
      <w:r w:rsidRPr="00D822A3">
        <w:rPr>
          <w:highlight w:val="white"/>
          <w:lang w:val="en-GB"/>
        </w:rPr>
        <w:t>optional_</w:t>
      </w:r>
      <w:r w:rsidR="001D4FEE">
        <w:rPr>
          <w:highlight w:val="white"/>
          <w:lang w:val="en-GB"/>
        </w:rPr>
        <w:t>declarator</w:t>
      </w:r>
      <w:r w:rsidRPr="00D822A3">
        <w:rPr>
          <w:highlight w:val="white"/>
          <w:lang w:val="en-GB"/>
        </w:rPr>
        <w:t>:</w:t>
      </w:r>
    </w:p>
    <w:p w14:paraId="1958DF61" w14:textId="02BF1519" w:rsidR="00DB3B82" w:rsidRPr="00D822A3" w:rsidRDefault="00DB3B82" w:rsidP="00DB3B82">
      <w:pPr>
        <w:pStyle w:val="Code"/>
        <w:rPr>
          <w:highlight w:val="white"/>
          <w:lang w:val="en-GB"/>
        </w:rPr>
      </w:pPr>
      <w:r w:rsidRPr="00D822A3">
        <w:rPr>
          <w:highlight w:val="white"/>
          <w:lang w:val="en-GB"/>
        </w:rPr>
        <w:t xml:space="preserve">    /* Empty */</w:t>
      </w:r>
      <w:r w:rsidR="00F01419">
        <w:rPr>
          <w:highlight w:val="white"/>
          <w:lang w:val="en-GB"/>
        </w:rPr>
        <w:t xml:space="preserve"> </w:t>
      </w:r>
      <w:r w:rsidRPr="00D822A3">
        <w:rPr>
          <w:highlight w:val="white"/>
          <w:lang w:val="en-GB"/>
        </w:rPr>
        <w:t>{ $$ = null; }</w:t>
      </w:r>
    </w:p>
    <w:p w14:paraId="017E41D1" w14:textId="7AF1FBB5" w:rsidR="00DB3B82" w:rsidRPr="00D822A3" w:rsidRDefault="00DB3B82" w:rsidP="00F0141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 $$ = $1;   };</w:t>
      </w:r>
    </w:p>
    <w:p w14:paraId="63AF9D88" w14:textId="54C4FFDD"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 xml:space="preserve">list of pointer </w:t>
      </w:r>
      <w:r w:rsidR="00375989">
        <w:rPr>
          <w:highlight w:val="white"/>
          <w:lang w:val="en-GB"/>
        </w:rPr>
        <w:t>markers</w:t>
      </w:r>
      <w:r w:rsidR="00C6238C" w:rsidRPr="00D822A3">
        <w:rPr>
          <w:highlight w:val="white"/>
          <w:lang w:val="en-GB"/>
        </w:rPr>
        <w:t xml:space="preserve"> and a direct </w:t>
      </w:r>
      <w:r w:rsidR="00597B14" w:rsidRPr="00D822A3">
        <w:rPr>
          <w:highlight w:val="white"/>
          <w:lang w:val="en-GB"/>
        </w:rPr>
        <w:t>declarator</w:t>
      </w:r>
      <w:r w:rsidR="00C6238C" w:rsidRPr="00D822A3">
        <w:rPr>
          <w:highlight w:val="white"/>
          <w:lang w:val="en-GB"/>
        </w:rPr>
        <w:t>.</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w:t>
      </w:r>
      <w:proofErr w:type="gramStart"/>
      <w:r w:rsidR="00D57162" w:rsidRPr="00D822A3">
        <w:rPr>
          <w:highlight w:val="white"/>
          <w:lang w:val="en-GB"/>
        </w:rPr>
        <w:t>is</w:t>
      </w:r>
      <w:proofErr w:type="gramEnd"/>
      <w:r w:rsidR="00D57162" w:rsidRPr="00D822A3">
        <w:rPr>
          <w:highlight w:val="white"/>
          <w:lang w:val="en-GB"/>
        </w:rPr>
        <w:t xml:space="preserve"> only present to change the </w:t>
      </w:r>
      <w:proofErr w:type="spellStart"/>
      <w:r w:rsidR="00D57162" w:rsidRPr="00D822A3">
        <w:rPr>
          <w:highlight w:val="white"/>
          <w:lang w:val="en-GB"/>
        </w:rPr>
        <w:t>precidence</w:t>
      </w:r>
      <w:proofErr w:type="spellEnd"/>
      <w:r w:rsidR="00D57162" w:rsidRPr="00D822A3">
        <w:rPr>
          <w:highlight w:val="white"/>
          <w:lang w:val="en-GB"/>
        </w:rPr>
        <w:t xml:space="preserv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lastRenderedPageBreak/>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lastRenderedPageBreak/>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t xml:space="preserve">    };</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lastRenderedPageBreak/>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2D696D74" w:rsidR="005D08C5" w:rsidRPr="00D822A3" w:rsidRDefault="005D08C5" w:rsidP="005D08C5">
      <w:pPr>
        <w:pStyle w:val="Code"/>
        <w:rPr>
          <w:highlight w:val="white"/>
          <w:lang w:val="en-GB"/>
        </w:rPr>
      </w:pPr>
      <w:r w:rsidRPr="00D822A3">
        <w:rPr>
          <w:highlight w:val="white"/>
          <w:lang w:val="en-GB"/>
        </w:rPr>
        <w:t xml:space="preserve">      Symbol symbol = new Symbol(name, false, </w:t>
      </w:r>
      <w:r w:rsidR="007F41CD">
        <w:rPr>
          <w:highlight w:val="white"/>
          <w:lang w:val="en-GB"/>
        </w:rPr>
        <w:t>storage</w:t>
      </w:r>
      <w:r w:rsidRPr="00D822A3">
        <w:rPr>
          <w:highlight w:val="white"/>
          <w:lang w:val="en-GB"/>
        </w:rPr>
        <w:t>,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lastRenderedPageBreak/>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proofErr w:type="gramStart"/>
      <w:r w:rsidR="002F35C1" w:rsidRPr="00D822A3">
        <w:rPr>
          <w:highlight w:val="white"/>
          <w:lang w:val="en-GB"/>
        </w:rPr>
        <w:t>initializer</w:t>
      </w:r>
      <w:proofErr w:type="gramEnd"/>
      <w:r w:rsidR="00272FE8" w:rsidRPr="00D822A3">
        <w:rPr>
          <w:highlight w:val="white"/>
          <w:lang w:val="en-GB"/>
        </w:rPr>
        <w:t xml:space="preserve">, which means that </w:t>
      </w:r>
      <w:proofErr w:type="spellStart"/>
      <w:r w:rsidR="002F35C1" w:rsidRPr="00D822A3">
        <w:rPr>
          <w:highlight w:val="white"/>
          <w:lang w:val="en-GB"/>
        </w:rPr>
        <w:t>initializer</w:t>
      </w:r>
      <w:r w:rsidR="00272FE8" w:rsidRPr="00D822A3">
        <w:rPr>
          <w:highlight w:val="white"/>
          <w:lang w:val="en-GB"/>
        </w:rPr>
        <w:t>alizer</w:t>
      </w:r>
      <w:proofErr w:type="spellEnd"/>
      <w:r w:rsidR="00272FE8" w:rsidRPr="00D822A3">
        <w:rPr>
          <w:highlight w:val="white"/>
          <w:lang w:val="en-GB"/>
        </w:rPr>
        <w:t xml:space="preserve"> lists can be nested</w:t>
      </w:r>
      <w:r w:rsidR="001F2E9D" w:rsidRPr="00D822A3">
        <w:rPr>
          <w:highlight w:val="white"/>
          <w:lang w:val="en-GB"/>
        </w:rPr>
        <w:t xml:space="preserve">. But in the </w:t>
      </w:r>
      <w:proofErr w:type="gramStart"/>
      <w:r w:rsidR="001F2E9D" w:rsidRPr="00D822A3">
        <w:rPr>
          <w:highlight w:val="white"/>
          <w:lang w:val="en-GB"/>
        </w:rPr>
        <w:t>end</w:t>
      </w:r>
      <w:proofErr w:type="gramEnd"/>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lastRenderedPageBreak/>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9"/>
    </w:p>
    <w:p w14:paraId="649A08E8" w14:textId="7701099C"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D822A3">
          <w:rPr>
            <w:rStyle w:val="CodeInText"/>
            <w:i/>
            <w:noProof/>
            <w:lang w:val="en-GB"/>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D822A3">
          <w:rPr>
            <w:rStyle w:val="CodeInText"/>
            <w:i/>
            <w:noProof/>
            <w:lang w:val="en-GB"/>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D822A3">
          <w:rPr>
            <w:rStyle w:val="CodeInText"/>
            <w:i/>
            <w:noProof/>
            <w:lang w:val="en-GB"/>
            <w:rPrChange w:id="59" w:author="Stefan Bjornander" w:date="2015-04-26T09:48:00Z">
              <w:rPr>
                <w:rStyle w:val="CodeInText"/>
              </w:rPr>
            </w:rPrChange>
          </w:rPr>
          <w:t>if</w:t>
        </w:r>
        <w:r w:rsidRPr="00D822A3">
          <w:rPr>
            <w:noProof/>
            <w:lang w:val="en-GB"/>
          </w:rPr>
          <w:t>.</w:t>
        </w:r>
      </w:ins>
      <w:r w:rsidR="00423247" w:rsidRPr="00D822A3">
        <w:rPr>
          <w:noProof/>
          <w:lang w:val="en-GB"/>
        </w:rPr>
        <w:t xml:space="preserve"> </w:t>
      </w:r>
      <w:ins w:id="60" w:author="Stefan Bjornander" w:date="2015-04-26T09:28:00Z">
        <w:r w:rsidR="00423247" w:rsidRPr="00D822A3">
          <w:rPr>
            <w:lang w:val="en-GB"/>
          </w:rPr>
          <w:t xml:space="preserve">In other </w:t>
        </w:r>
      </w:ins>
      <w:ins w:id="61" w:author="Stefan Bjornander" w:date="2015-04-26T09:29:00Z">
        <w:r w:rsidR="00423247" w:rsidRPr="00D822A3">
          <w:rPr>
            <w:lang w:val="en-GB"/>
          </w:rPr>
          <w:t>languages</w:t>
        </w:r>
      </w:ins>
      <w:ins w:id="62" w:author="Stefan Bjornander" w:date="2015-04-26T09:41:00Z">
        <w:r w:rsidR="00423247" w:rsidRPr="00D822A3">
          <w:rPr>
            <w:lang w:val="en-GB"/>
          </w:rPr>
          <w:t>,</w:t>
        </w:r>
      </w:ins>
      <w:ins w:id="63" w:author="Stefan Bjornander" w:date="2015-04-26T09:28:00Z">
        <w:r w:rsidR="00423247" w:rsidRPr="00D822A3">
          <w:rPr>
            <w:lang w:val="en-GB"/>
          </w:rPr>
          <w:t xml:space="preserve"> </w:t>
        </w:r>
      </w:ins>
      <w:ins w:id="64" w:author="Stefan Bjornander" w:date="2015-04-26T09:41:00Z">
        <w:r w:rsidR="00423247" w:rsidRPr="00D822A3">
          <w:rPr>
            <w:lang w:val="en-GB"/>
          </w:rPr>
          <w:t xml:space="preserve">which syntax includes </w:t>
        </w:r>
      </w:ins>
      <w:ins w:id="65" w:author="Stefan Bjornander" w:date="2015-04-26T09:28:00Z">
        <w:r w:rsidR="00423247" w:rsidRPr="00D822A3">
          <w:rPr>
            <w:lang w:val="en-GB"/>
          </w:rPr>
          <w:t xml:space="preserve">the keyword </w:t>
        </w:r>
        <w:r w:rsidR="00423247" w:rsidRPr="00D822A3">
          <w:rPr>
            <w:rStyle w:val="CodeInText"/>
            <w:i/>
            <w:lang w:val="en-GB"/>
            <w:rPrChange w:id="66"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7" w:author="Stefan Bjornander" w:date="2015-04-26T09:28:00Z">
        <w:r w:rsidR="00423247" w:rsidRPr="00D822A3">
          <w:rPr>
            <w:lang w:val="en-GB"/>
          </w:rPr>
          <w:t xml:space="preserve"> is </w:t>
        </w:r>
      </w:ins>
      <w:ins w:id="68" w:author="Stefan Bjornander" w:date="2015-04-26T09:29:00Z">
        <w:r w:rsidR="00423247" w:rsidRPr="00D822A3">
          <w:rPr>
            <w:lang w:val="en-GB"/>
          </w:rPr>
          <w:t xml:space="preserve">called </w:t>
        </w:r>
      </w:ins>
      <w:ins w:id="69" w:author="Stefan Bjornander" w:date="2015-04-26T09:28:00Z">
        <w:r w:rsidR="00423247" w:rsidRPr="00D822A3">
          <w:rPr>
            <w:lang w:val="en-GB"/>
          </w:rPr>
          <w:t xml:space="preserve">as the </w:t>
        </w:r>
        <w:r w:rsidR="00423247" w:rsidRPr="00D822A3">
          <w:rPr>
            <w:rStyle w:val="CodeInText"/>
            <w:i/>
            <w:lang w:val="en-GB"/>
            <w:rPrChange w:id="70" w:author="Stefan Bjornander" w:date="2015-04-26T09:29:00Z">
              <w:rPr>
                <w:rStyle w:val="CodeInText"/>
              </w:rPr>
            </w:rPrChange>
          </w:rPr>
          <w:t>if-then-els</w:t>
        </w:r>
      </w:ins>
      <w:ins w:id="71" w:author="Stefan Bjornander" w:date="2015-04-26T09:29:00Z">
        <w:r w:rsidR="00423247" w:rsidRPr="00D822A3">
          <w:rPr>
            <w:rStyle w:val="CodeInText"/>
            <w:i/>
            <w:lang w:val="en-GB"/>
            <w:rPrChange w:id="72"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3"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5">
          <w:tblGrid>
            <w:gridCol w:w="3116"/>
            <w:gridCol w:w="3117"/>
            <w:gridCol w:w="3117"/>
          </w:tblGrid>
        </w:tblGridChange>
      </w:tblGrid>
      <w:tr w:rsidR="00516DD1" w:rsidRPr="00D822A3" w14:paraId="306EE423" w14:textId="77777777" w:rsidTr="00516DD1">
        <w:trPr>
          <w:ins w:id="76" w:author="Stefan Bjornander" w:date="2015-04-26T09:44:00Z"/>
        </w:trPr>
        <w:tc>
          <w:tcPr>
            <w:tcW w:w="3116" w:type="dxa"/>
            <w:tcPrChange w:id="7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if (a &lt; b)</w:t>
              </w:r>
            </w:ins>
          </w:p>
          <w:p w14:paraId="3B9E4E6E"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if (c &lt; d)</w:t>
              </w:r>
            </w:ins>
          </w:p>
          <w:p w14:paraId="4333B730"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 = 1;</w:t>
              </w:r>
            </w:ins>
          </w:p>
          <w:p w14:paraId="3207957D" w14:textId="77777777" w:rsidR="00516DD1" w:rsidRPr="00D822A3" w:rsidRDefault="00516DD1">
            <w:pPr>
              <w:pStyle w:val="Code"/>
              <w:rPr>
                <w:ins w:id="84" w:author="Stefan Bjornander" w:date="2015-04-26T09:44:00Z"/>
                <w:lang w:val="en-GB"/>
              </w:rPr>
            </w:pPr>
            <w:ins w:id="85" w:author="Stefan Bjornander" w:date="2015-04-26T09:44:00Z">
              <w:r w:rsidRPr="00D822A3">
                <w:rPr>
                  <w:lang w:val="en-GB"/>
                </w:rPr>
                <w:t xml:space="preserve">  else</w:t>
              </w:r>
            </w:ins>
          </w:p>
          <w:p w14:paraId="67FEA936" w14:textId="77777777" w:rsidR="00516DD1" w:rsidRPr="00D822A3" w:rsidRDefault="00516DD1">
            <w:pPr>
              <w:pStyle w:val="Code"/>
              <w:rPr>
                <w:ins w:id="86" w:author="Stefan Bjornander" w:date="2015-04-26T09:44:00Z"/>
                <w:del w:id="87" w:author="Stefan Bjornander" w:date="2015-04-26T09:44:00Z"/>
                <w:lang w:val="en-GB"/>
              </w:rPr>
            </w:pPr>
            <w:ins w:id="88" w:author="Stefan Bjornander" w:date="2015-04-26T09:44:00Z">
              <w:r w:rsidRPr="00D822A3">
                <w:rPr>
                  <w:lang w:val="en-GB"/>
                </w:rPr>
                <w:t xml:space="preserve">    f = 2;</w:t>
              </w:r>
            </w:ins>
          </w:p>
          <w:p w14:paraId="2FAE5D6D" w14:textId="77777777" w:rsidR="00516DD1" w:rsidRPr="00D822A3" w:rsidRDefault="00516DD1">
            <w:pPr>
              <w:pStyle w:val="Code"/>
              <w:rPr>
                <w:ins w:id="89" w:author="Stefan Bjornander" w:date="2015-04-26T09:44:00Z"/>
                <w:lang w:val="en-GB"/>
              </w:rPr>
            </w:pPr>
          </w:p>
        </w:tc>
        <w:tc>
          <w:tcPr>
            <w:tcW w:w="3117" w:type="dxa"/>
            <w:tcPrChange w:id="9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1" w:author="Stefan Bjornander" w:date="2015-04-26T09:44:00Z">
              <w:r w:rsidRPr="00D822A3">
                <w:rPr>
                  <w:lang w:val="en-GB"/>
                </w:rPr>
                <w:t>if (a &lt; b) {</w:t>
              </w:r>
            </w:ins>
          </w:p>
          <w:p w14:paraId="556A4791" w14:textId="77777777" w:rsidR="00516DD1" w:rsidRPr="00D822A3" w:rsidRDefault="00516DD1">
            <w:pPr>
              <w:pStyle w:val="Code"/>
              <w:rPr>
                <w:lang w:val="en-GB"/>
              </w:rPr>
            </w:pPr>
            <w:ins w:id="92"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3"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4"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5" w:author="Stefan Bjornander" w:date="2015-04-26T09:44:00Z">
              <w:r w:rsidRPr="00D822A3">
                <w:rPr>
                  <w:lang w:val="en-GB"/>
                </w:rPr>
                <w:t xml:space="preserve">    f = 2;</w:t>
              </w:r>
            </w:ins>
          </w:p>
          <w:p w14:paraId="576B5809" w14:textId="77777777" w:rsidR="00516DD1" w:rsidRPr="00D822A3" w:rsidRDefault="00516DD1">
            <w:pPr>
              <w:pStyle w:val="Code"/>
              <w:rPr>
                <w:del w:id="96" w:author="Stefan Bjornander" w:date="2015-04-26T09:45:00Z"/>
                <w:lang w:val="en-GB"/>
              </w:rPr>
            </w:pPr>
            <w:ins w:id="97" w:author="Stefan Bjornander" w:date="2015-04-26T09:44:00Z">
              <w:r w:rsidRPr="00D822A3">
                <w:rPr>
                  <w:lang w:val="en-GB"/>
                </w:rPr>
                <w:t>}</w:t>
              </w:r>
            </w:ins>
          </w:p>
          <w:p w14:paraId="4C1D31DA" w14:textId="77777777" w:rsidR="00516DD1" w:rsidRPr="00D822A3" w:rsidRDefault="00516DD1">
            <w:pPr>
              <w:pStyle w:val="Code"/>
              <w:rPr>
                <w:del w:id="98" w:author="Stefan Bjornander" w:date="2015-04-26T09:45:00Z"/>
                <w:lang w:val="en-GB"/>
              </w:rPr>
            </w:pPr>
          </w:p>
          <w:p w14:paraId="170E5735" w14:textId="77777777" w:rsidR="00516DD1" w:rsidRPr="00D822A3" w:rsidRDefault="00516DD1">
            <w:pPr>
              <w:pStyle w:val="Code"/>
              <w:rPr>
                <w:ins w:id="99" w:author="Stefan Bjornander" w:date="2015-04-26T09:44:00Z"/>
                <w:lang w:val="en-GB"/>
              </w:rPr>
              <w:pPrChange w:id="100" w:author="Stefan Bjornander" w:date="2015-04-26T09:45:00Z">
                <w:pPr/>
              </w:pPrChange>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2" w:author="Stefan Bjornander" w:date="2015-04-26T09:45:00Z" w:name="move417804833"/>
            <w:ins w:id="103" w:author="Stefan Bjornander" w:date="2015-04-26T09:45:00Z">
              <w:r w:rsidRPr="00D822A3">
                <w:rPr>
                  <w:lang w:val="en-GB"/>
                </w:rPr>
                <w:t>if (a &lt; b)</w:t>
              </w:r>
            </w:ins>
          </w:p>
          <w:p w14:paraId="1D552566" w14:textId="77777777" w:rsidR="00516DD1" w:rsidRPr="00D822A3" w:rsidRDefault="00516DD1">
            <w:pPr>
              <w:pStyle w:val="Code"/>
              <w:rPr>
                <w:lang w:val="en-GB"/>
              </w:rPr>
            </w:pPr>
            <w:ins w:id="104"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5"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6"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7" w:author="Stefan Bjornander" w:date="2015-04-26T09:45:00Z">
              <w:r w:rsidRPr="00D822A3">
                <w:rPr>
                  <w:lang w:val="en-GB"/>
                </w:rPr>
                <w:t>else</w:t>
              </w:r>
            </w:ins>
          </w:p>
          <w:p w14:paraId="062525C9" w14:textId="77777777" w:rsidR="00516DD1" w:rsidRPr="00D822A3" w:rsidRDefault="00516DD1">
            <w:pPr>
              <w:pStyle w:val="Code"/>
              <w:rPr>
                <w:del w:id="108" w:author="Stefan Bjornander" w:date="2015-04-26T09:45:00Z"/>
                <w:lang w:val="en-GB"/>
              </w:rPr>
            </w:pPr>
            <w:ins w:id="109" w:author="Stefan Bjornander" w:date="2015-04-26T09:45:00Z">
              <w:r w:rsidRPr="00D822A3">
                <w:rPr>
                  <w:lang w:val="en-GB"/>
                </w:rPr>
                <w:t xml:space="preserve">  f = 2;</w:t>
              </w:r>
            </w:ins>
            <w:moveToRangeEnd w:id="102"/>
          </w:p>
          <w:p w14:paraId="5A274AD6" w14:textId="77777777" w:rsidR="00516DD1" w:rsidRPr="00D822A3" w:rsidRDefault="00516DD1">
            <w:pPr>
              <w:pStyle w:val="Code"/>
              <w:rPr>
                <w:ins w:id="110" w:author="Stefan Bjornander" w:date="2015-04-26T09:44:00Z"/>
                <w:lang w:val="en-GB"/>
              </w:rPr>
              <w:pPrChange w:id="111" w:author="Stefan Bjornander" w:date="2015-04-26T09:45:00Z">
                <w:pPr/>
              </w:pPrChange>
            </w:pPr>
          </w:p>
        </w:tc>
      </w:tr>
    </w:tbl>
    <w:p w14:paraId="2932D7E0" w14:textId="77777777" w:rsidR="00516DD1" w:rsidRPr="00D822A3" w:rsidRDefault="00516DD1" w:rsidP="00516DD1">
      <w:pPr>
        <w:pStyle w:val="Code"/>
        <w:rPr>
          <w:ins w:id="112" w:author="Stefan Bjornander" w:date="2015-04-26T09:49:00Z"/>
          <w:lang w:val="en-GB"/>
        </w:rPr>
      </w:pPr>
    </w:p>
    <w:p w14:paraId="1E9078F4" w14:textId="77777777" w:rsidR="00516DD1" w:rsidRPr="00D822A3" w:rsidRDefault="00516DD1">
      <w:pPr>
        <w:rPr>
          <w:ins w:id="113" w:author="Stefan Bjornander" w:date="2015-04-26T09:52:00Z"/>
          <w:lang w:val="en-GB"/>
        </w:rPr>
        <w:pPrChange w:id="114" w:author="Stefan Bjornander" w:date="2015-04-26T09:51:00Z">
          <w:pPr>
            <w:pStyle w:val="Code"/>
          </w:pPr>
        </w:pPrChange>
      </w:pPr>
      <w:r w:rsidRPr="00D822A3">
        <w:rPr>
          <w:noProof/>
          <w:lang w:val="en-GB"/>
        </w:rPr>
        <w:t xml:space="preserve">Below is a simple set of statement rules. Unfortunately, they are </w:t>
      </w:r>
      <w:ins w:id="115" w:author="Stefan Bjornander" w:date="2015-04-26T09:53:00Z">
        <w:r w:rsidRPr="00D822A3">
          <w:rPr>
            <w:noProof/>
            <w:lang w:val="en-GB"/>
          </w:rPr>
          <w:t>ambiguous</w:t>
        </w:r>
      </w:ins>
      <w:ins w:id="116" w:author="Stefan Bjornander" w:date="2015-04-26T09:50:00Z">
        <w:r w:rsidRPr="00D822A3">
          <w:rPr>
            <w:noProof/>
            <w:lang w:val="en-GB"/>
          </w:rPr>
          <w:t xml:space="preserve"> in that way that </w:t>
        </w:r>
      </w:ins>
      <w:ins w:id="117" w:author="Stefan Bjornander" w:date="2015-04-26T09:52:00Z">
        <w:r w:rsidRPr="00D822A3">
          <w:rPr>
            <w:noProof/>
            <w:lang w:val="en-GB"/>
          </w:rPr>
          <w:t xml:space="preserve">the </w:t>
        </w:r>
      </w:ins>
      <w:r w:rsidRPr="00D822A3">
        <w:rPr>
          <w:noProof/>
          <w:lang w:val="en-GB"/>
        </w:rPr>
        <w:t xml:space="preserve">an </w:t>
      </w:r>
      <w:ins w:id="118" w:author="Stefan Bjornander" w:date="2015-04-26T09:52:00Z">
        <w:r w:rsidRPr="00D822A3">
          <w:rPr>
            <w:rStyle w:val="CodeInText"/>
            <w:i/>
            <w:noProof/>
            <w:lang w:val="en-GB"/>
            <w:rPrChange w:id="119"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20" w:author="Stefan Bjornander" w:date="2015-04-26T09:52:00Z">
        <w:r w:rsidRPr="00D822A3">
          <w:rPr>
            <w:noProof/>
            <w:lang w:val="en-GB"/>
          </w:rPr>
          <w:t xml:space="preserve"> </w:t>
        </w:r>
        <w:r w:rsidRPr="00D822A3">
          <w:rPr>
            <w:rStyle w:val="CodeInText"/>
            <w:i/>
            <w:noProof/>
            <w:lang w:val="en-GB"/>
            <w:rPrChange w:id="121"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2"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3" w:author="Stefan Bjornander" w:date="2015-04-26T09:49:00Z"/>
          <w:lang w:val="en-GB"/>
        </w:rPr>
      </w:pPr>
      <w:ins w:id="124" w:author="Stefan Bjornander" w:date="2015-04-26T09:47:00Z">
        <w:r w:rsidRPr="00D822A3">
          <w:rPr>
            <w:lang w:val="en-GB"/>
          </w:rPr>
          <w:t>statement ::=</w:t>
        </w:r>
      </w:ins>
    </w:p>
    <w:p w14:paraId="7FBE5268" w14:textId="77777777" w:rsidR="00516DD1" w:rsidRPr="00D822A3" w:rsidRDefault="00516DD1" w:rsidP="00516DD1">
      <w:pPr>
        <w:pStyle w:val="Code"/>
        <w:rPr>
          <w:ins w:id="125" w:author="Stefan Bjornander" w:date="2015-04-26T09:47:00Z"/>
          <w:lang w:val="en-GB"/>
        </w:rPr>
      </w:pPr>
      <w:ins w:id="126" w:author="Stefan Bjornander" w:date="2015-04-26T09:49:00Z">
        <w:r w:rsidRPr="00D822A3">
          <w:rPr>
            <w:lang w:val="en-GB"/>
          </w:rPr>
          <w:t xml:space="preserve">   </w:t>
        </w:r>
      </w:ins>
      <w:r w:rsidRPr="00D822A3">
        <w:rPr>
          <w:lang w:val="en-GB"/>
        </w:rPr>
        <w:t xml:space="preserve"> </w:t>
      </w:r>
      <w:ins w:id="127" w:author="Stefan Bjornander" w:date="2015-04-26T09:49:00Z">
        <w:r w:rsidRPr="00D822A3">
          <w:rPr>
            <w:lang w:val="en-GB"/>
          </w:rPr>
          <w:t xml:space="preserve">IF LEFT_PAREN </w:t>
        </w:r>
      </w:ins>
      <w:ins w:id="128" w:author="Stefan Bjornander" w:date="2015-04-26T10:08:00Z">
        <w:r w:rsidRPr="00D822A3">
          <w:rPr>
            <w:lang w:val="en-GB"/>
          </w:rPr>
          <w:t xml:space="preserve">logical_expression </w:t>
        </w:r>
      </w:ins>
      <w:ins w:id="129" w:author="Stefan Bjornander" w:date="2015-04-26T09:49:00Z">
        <w:r w:rsidRPr="00D822A3">
          <w:rPr>
            <w:lang w:val="en-GB"/>
          </w:rPr>
          <w:t>RIGHT_PAREN statement</w:t>
        </w:r>
      </w:ins>
    </w:p>
    <w:p w14:paraId="436C5EC9" w14:textId="77777777" w:rsidR="00516DD1" w:rsidRPr="00D822A3" w:rsidRDefault="00516DD1" w:rsidP="00516DD1">
      <w:pPr>
        <w:pStyle w:val="Code"/>
        <w:rPr>
          <w:ins w:id="130" w:author="Stefan Bjornander" w:date="2015-04-26T09:49:00Z"/>
          <w:lang w:val="en-GB"/>
        </w:rPr>
      </w:pPr>
      <w:ins w:id="131" w:author="Stefan Bjornander" w:date="2015-04-26T09:49:00Z">
        <w:r w:rsidRPr="00D822A3">
          <w:rPr>
            <w:lang w:val="en-GB"/>
          </w:rPr>
          <w:t xml:space="preserve"> </w:t>
        </w:r>
      </w:ins>
      <w:r w:rsidRPr="00D822A3">
        <w:rPr>
          <w:lang w:val="en-GB"/>
        </w:rPr>
        <w:t xml:space="preserve"> </w:t>
      </w:r>
      <w:ins w:id="132" w:author="Stefan Bjornander" w:date="2015-04-26T09:49:00Z">
        <w:r w:rsidRPr="00D822A3">
          <w:rPr>
            <w:lang w:val="en-GB"/>
          </w:rPr>
          <w:t>|</w:t>
        </w:r>
      </w:ins>
      <w:r w:rsidRPr="00D822A3">
        <w:rPr>
          <w:lang w:val="en-GB"/>
        </w:rPr>
        <w:t xml:space="preserve"> </w:t>
      </w:r>
      <w:ins w:id="133" w:author="Stefan Bjornander" w:date="2015-04-26T09:49:00Z">
        <w:r w:rsidRPr="00D822A3">
          <w:rPr>
            <w:lang w:val="en-GB"/>
          </w:rPr>
          <w:t xml:space="preserve">IF LEFT_PAREN </w:t>
        </w:r>
      </w:ins>
      <w:ins w:id="134" w:author="Stefan Bjornander" w:date="2015-04-26T10:08:00Z">
        <w:r w:rsidRPr="00D822A3">
          <w:rPr>
            <w:lang w:val="en-GB"/>
          </w:rPr>
          <w:t xml:space="preserve">logical_expression </w:t>
        </w:r>
      </w:ins>
      <w:ins w:id="135"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6"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7" w:author="Stefan Bjornander" w:date="2015-04-26T09:47:00Z"/>
          <w:lang w:val="en-GB"/>
        </w:rPr>
        <w:pPrChange w:id="138" w:author="Stefan Bjornander" w:date="2015-04-26T09:25:00Z">
          <w:pPr>
            <w:pStyle w:val="Code"/>
          </w:pPr>
        </w:pPrChange>
      </w:pPr>
      <w:ins w:id="139" w:author="Stefan Bjornander" w:date="2015-04-26T09:51:00Z">
        <w:r w:rsidRPr="00D822A3">
          <w:rPr>
            <w:noProof/>
            <w:lang w:val="en-GB"/>
          </w:rPr>
          <w:t xml:space="preserve">To solve the problem, we need a more complicated </w:t>
        </w:r>
      </w:ins>
      <w:ins w:id="140" w:author="Stefan Bjornander" w:date="2015-04-26T09:53:00Z">
        <w:r w:rsidRPr="00D822A3">
          <w:rPr>
            <w:noProof/>
            <w:lang w:val="en-GB"/>
          </w:rPr>
          <w:t>set of rules</w:t>
        </w:r>
      </w:ins>
      <w:r w:rsidRPr="00D822A3">
        <w:rPr>
          <w:noProof/>
          <w:lang w:val="en-GB"/>
        </w:rPr>
        <w:t xml:space="preserve"> that works with open and closed statements.</w:t>
      </w:r>
      <w:ins w:id="141" w:author="Stefan Bjornander" w:date="2015-04-26T09:54:00Z">
        <w:r w:rsidRPr="00D822A3">
          <w:rPr>
            <w:noProof/>
            <w:lang w:val="en-GB"/>
          </w:rPr>
          <w:t xml:space="preserve"> The </w:t>
        </w:r>
      </w:ins>
      <w:ins w:id="142"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3" w:author="Stefan Bjornander" w:date="2015-04-26T09:58:00Z">
              <w:rPr>
                <w:rStyle w:val="CodeInText"/>
              </w:rPr>
            </w:rPrChange>
          </w:rPr>
          <w:t>else</w:t>
        </w:r>
        <w:r w:rsidRPr="00D822A3">
          <w:rPr>
            <w:noProof/>
            <w:lang w:val="en-GB"/>
          </w:rPr>
          <w:t xml:space="preserve"> with the</w:t>
        </w:r>
      </w:ins>
      <w:ins w:id="144" w:author="Stefan Bjornander" w:date="2015-04-26T09:58:00Z">
        <w:r w:rsidRPr="00D822A3">
          <w:rPr>
            <w:noProof/>
            <w:lang w:val="en-GB"/>
          </w:rPr>
          <w:t xml:space="preserve"> latest preceding</w:t>
        </w:r>
      </w:ins>
      <w:ins w:id="145" w:author="Stefan Bjornander" w:date="2015-04-26T09:57:00Z">
        <w:r w:rsidRPr="00D822A3">
          <w:rPr>
            <w:noProof/>
            <w:lang w:val="en-GB"/>
          </w:rPr>
          <w:t xml:space="preserve"> </w:t>
        </w:r>
      </w:ins>
      <w:ins w:id="146" w:author="Stefan Bjornander" w:date="2015-04-26T09:58:00Z">
        <w:r w:rsidRPr="00D822A3">
          <w:rPr>
            <w:rStyle w:val="CodeInText"/>
            <w:i/>
            <w:noProof/>
            <w:lang w:val="en-GB"/>
            <w:rPrChange w:id="147" w:author="Stefan Bjornander" w:date="2015-04-26T09:58:00Z">
              <w:rPr>
                <w:rStyle w:val="CodeInText"/>
              </w:rPr>
            </w:rPrChange>
          </w:rPr>
          <w:t>if</w:t>
        </w:r>
      </w:ins>
      <w:r w:rsidRPr="00D822A3">
        <w:rPr>
          <w:noProof/>
          <w:lang w:val="en-GB"/>
        </w:rPr>
        <w:t xml:space="preserve">, </w:t>
      </w:r>
      <w:r w:rsidRPr="00D822A3">
        <w:rPr>
          <w:noProof/>
          <w:lang w:val="en-GB"/>
        </w:rPr>
        <w:lastRenderedPageBreak/>
        <w:t>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lastRenderedPageBreak/>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12B6CFB1" w14:textId="17AAC7D6" w:rsidR="00B3577D" w:rsidRPr="00D822A3" w:rsidRDefault="006805DA" w:rsidP="00A12499">
      <w:pPr>
        <w:rPr>
          <w:lang w:val="en-GB"/>
        </w:rPr>
      </w:pPr>
      <w:r w:rsidRPr="00D822A3">
        <w:rPr>
          <w:lang w:val="en-GB"/>
        </w:rPr>
        <w:t>So, let us return to the if-else statement.</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lastRenderedPageBreak/>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proofErr w:type="spellStart"/>
      <w:r w:rsidRPr="00D822A3">
        <w:rPr>
          <w:highlight w:val="white"/>
          <w:lang w:val="en-GB"/>
        </w:rPr>
        <w:t>Expression.cs</w:t>
      </w:r>
      <w:proofErr w:type="spellEnd"/>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lastRenderedPageBreak/>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lastRenderedPageBreak/>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8" w:name="_Toc54119863"/>
      <w:r w:rsidRPr="00D822A3">
        <w:rPr>
          <w:lang w:val="en-GB"/>
        </w:rPr>
        <w:t>The Forward-Jump Problem (Backpatching)</w:t>
      </w:r>
      <w:bookmarkEnd w:id="148"/>
    </w:p>
    <w:p w14:paraId="11A53737" w14:textId="77777777" w:rsidR="00B77708" w:rsidRPr="00D822A3" w:rsidRDefault="00B77708" w:rsidP="00B77708">
      <w:pPr>
        <w:rPr>
          <w:lang w:val="en-GB"/>
        </w:rPr>
      </w:pPr>
      <w:ins w:id="149" w:author="Stefan Bjornander" w:date="2015-04-26T09:25:00Z">
        <w:r w:rsidRPr="00D822A3">
          <w:rPr>
            <w:lang w:val="en-GB"/>
          </w:rPr>
          <w:t xml:space="preserve">When generating </w:t>
        </w:r>
      </w:ins>
      <w:r w:rsidRPr="00D822A3">
        <w:rPr>
          <w:lang w:val="en-GB"/>
        </w:rPr>
        <w:t xml:space="preserve">middle code instructions for </w:t>
      </w:r>
      <w:ins w:id="150" w:author="Stefan Bjornander" w:date="2015-04-26T09:25:00Z">
        <w:r w:rsidRPr="00D822A3">
          <w:rPr>
            <w:lang w:val="en-GB"/>
          </w:rPr>
          <w:t xml:space="preserve">expressions </w:t>
        </w:r>
      </w:ins>
      <w:r w:rsidRPr="00D822A3">
        <w:rPr>
          <w:lang w:val="en-GB"/>
        </w:rPr>
        <w:t>or</w:t>
      </w:r>
      <w:ins w:id="151" w:author="Stefan Bjornander" w:date="2015-04-26T09:25:00Z">
        <w:r w:rsidRPr="00D822A3">
          <w:rPr>
            <w:lang w:val="en-GB"/>
          </w:rPr>
          <w:t xml:space="preserve"> statement</w:t>
        </w:r>
      </w:ins>
      <w:r w:rsidRPr="00D822A3">
        <w:rPr>
          <w:lang w:val="en-GB"/>
        </w:rPr>
        <w:t>s</w:t>
      </w:r>
      <w:ins w:id="152" w:author="Stefan Bjornander" w:date="2015-04-26T09:25:00Z">
        <w:r w:rsidRPr="00D822A3">
          <w:rPr>
            <w:lang w:val="en-GB"/>
          </w:rPr>
          <w:t>, a common situation is that we</w:t>
        </w:r>
      </w:ins>
      <w:ins w:id="153"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w:t>
      </w:r>
      <w:proofErr w:type="gramStart"/>
      <w:r w:rsidRPr="00D822A3">
        <w:rPr>
          <w:lang w:val="en-GB"/>
        </w:rP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lastRenderedPageBreak/>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lastRenderedPageBreak/>
              <w:t xml:space="preserve">  ++b;</w:t>
            </w:r>
          </w:p>
        </w:tc>
        <w:tc>
          <w:tcPr>
            <w:tcW w:w="3117" w:type="dxa"/>
            <w:hideMark/>
          </w:tcPr>
          <w:p w14:paraId="2D2A2A28" w14:textId="77777777" w:rsidR="00B77708" w:rsidRPr="00D822A3" w:rsidRDefault="00B77708">
            <w:pPr>
              <w:pStyle w:val="Code"/>
              <w:rPr>
                <w:lang w:val="en-GB"/>
              </w:rPr>
            </w:pPr>
            <w:r w:rsidRPr="00D822A3">
              <w:rPr>
                <w:lang w:val="en-GB"/>
              </w:rPr>
              <w:lastRenderedPageBreak/>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lastRenderedPageBreak/>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lastRenderedPageBreak/>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4" w:name="_Toc54119864"/>
      <w:r w:rsidRPr="00D822A3">
        <w:rPr>
          <w:lang w:val="en-GB"/>
        </w:rPr>
        <w:t>Header Rules</w:t>
      </w:r>
      <w:bookmarkEnd w:id="15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5" w:name="_Toc54119865"/>
      <w:r w:rsidRPr="00D822A3">
        <w:rPr>
          <w:lang w:val="en-GB"/>
        </w:rPr>
        <w:t xml:space="preserve">The </w:t>
      </w:r>
      <w:r w:rsidR="004B7BC0" w:rsidRPr="00D822A3">
        <w:rPr>
          <w:lang w:val="en-GB"/>
        </w:rPr>
        <w:t>Switch S</w:t>
      </w:r>
      <w:r w:rsidRPr="00D822A3">
        <w:rPr>
          <w:lang w:val="en-GB"/>
        </w:rPr>
        <w:t>tatement</w:t>
      </w:r>
      <w:bookmarkEnd w:id="155"/>
    </w:p>
    <w:p w14:paraId="47A018AE" w14:textId="77777777" w:rsidR="00F420E3" w:rsidRPr="00D822A3" w:rsidRDefault="00F420E3" w:rsidP="00F420E3">
      <w:pPr>
        <w:rPr>
          <w:lang w:val="en-GB"/>
        </w:rPr>
      </w:pPr>
      <w:r w:rsidRPr="00D822A3">
        <w:rPr>
          <w:lang w:val="en-GB"/>
        </w:rPr>
        <w:t xml:space="preserve">The </w:t>
      </w:r>
      <w:proofErr w:type="spellStart"/>
      <w:r w:rsidRPr="00D822A3">
        <w:rPr>
          <w:rStyle w:val="CodeInText"/>
          <w:lang w:val="en-GB"/>
        </w:rPr>
        <w:t>generateSwitchStatement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lastRenderedPageBreak/>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lastRenderedPageBreak/>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6" w:name="_Toc54119866"/>
      <w:r w:rsidRPr="00D822A3">
        <w:rPr>
          <w:highlight w:val="white"/>
          <w:lang w:val="en-GB"/>
        </w:rPr>
        <w:t>The Case Statement</w:t>
      </w:r>
      <w:bookmarkEnd w:id="15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lastRenderedPageBreak/>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proofErr w:type="gramStart"/>
      <w:r w:rsidRPr="00D822A3">
        <w:rPr>
          <w:highlight w:val="white"/>
          <w:lang w:val="en-GB"/>
        </w:rPr>
        <w:t>value</w:t>
      </w:r>
      <w:proofErr w:type="gramEnd"/>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7" w:name="_Toc54119867"/>
      <w:r w:rsidRPr="00D822A3">
        <w:rPr>
          <w:lang w:val="en-GB"/>
        </w:rPr>
        <w:t>The Default Statement</w:t>
      </w:r>
      <w:bookmarkEnd w:id="15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lastRenderedPageBreak/>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8" w:name="_Toc54119868"/>
      <w:r w:rsidRPr="00D822A3">
        <w:rPr>
          <w:lang w:val="en-GB"/>
        </w:rPr>
        <w:t>The While Statement</w:t>
      </w:r>
      <w:bookmarkEnd w:id="15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proofErr w:type="spellStart"/>
      <w:r w:rsidRPr="00D822A3">
        <w:rPr>
          <w:highlight w:val="white"/>
          <w:lang w:val="en-GB"/>
        </w:rPr>
        <w:t>satck</w:t>
      </w:r>
      <w:proofErr w:type="spellEnd"/>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lastRenderedPageBreak/>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9" w:name="_Toc54119869"/>
      <w:r w:rsidRPr="00D822A3">
        <w:rPr>
          <w:lang w:val="en-GB"/>
        </w:rPr>
        <w:t>The Do Statement</w:t>
      </w:r>
      <w:bookmarkEnd w:id="15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lastRenderedPageBreak/>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60"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6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lastRenderedPageBreak/>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lastRenderedPageBreak/>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1"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61"/>
    </w:p>
    <w:p w14:paraId="3D4A6642" w14:textId="0A759161"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lastRenderedPageBreak/>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2" w:name="_Toc54119872"/>
      <w:r w:rsidRPr="00D822A3">
        <w:rPr>
          <w:lang w:val="en-GB"/>
        </w:rPr>
        <w:t>Return Statement</w:t>
      </w:r>
      <w:bookmarkEnd w:id="16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w:t>
      </w:r>
      <w:r w:rsidRPr="00D822A3">
        <w:rPr>
          <w:lang w:val="en-GB"/>
        </w:rPr>
        <w:lastRenderedPageBreak/>
        <w:t>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lastRenderedPageBreak/>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3" w:name="_Toc54119873"/>
      <w:r w:rsidRPr="00D822A3">
        <w:rPr>
          <w:lang w:val="en-GB"/>
        </w:rPr>
        <w:t>Optional Expression Statement</w:t>
      </w:r>
      <w:bookmarkEnd w:id="16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4" w:name="_Toc54119874"/>
      <w:r w:rsidRPr="00D822A3">
        <w:rPr>
          <w:lang w:val="en-GB"/>
        </w:rPr>
        <w:t>Block Statement</w:t>
      </w:r>
      <w:bookmarkEnd w:id="16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lastRenderedPageBreak/>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5" w:name="_Toc54119875"/>
      <w:r w:rsidRPr="00D822A3">
        <w:rPr>
          <w:lang w:val="en-GB"/>
        </w:rPr>
        <w:t>Declaration Statement</w:t>
      </w:r>
      <w:bookmarkEnd w:id="16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6" w:name="_Toc54119876"/>
      <w:r w:rsidRPr="00D822A3">
        <w:rPr>
          <w:lang w:val="en-GB"/>
        </w:rPr>
        <w:t>Jump Register Statements</w:t>
      </w:r>
      <w:bookmarkEnd w:id="16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7" w:name="_Toc54119877"/>
      <w:r w:rsidRPr="00D822A3">
        <w:rPr>
          <w:lang w:val="en-GB"/>
        </w:rPr>
        <w:t>Interrupt Statements</w:t>
      </w:r>
      <w:bookmarkEnd w:id="16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lastRenderedPageBreak/>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68" w:name="_Toc54119878"/>
      <w:r w:rsidRPr="00D822A3">
        <w:rPr>
          <w:lang w:val="en-GB"/>
        </w:rPr>
        <w:t>System Call Statements</w:t>
      </w:r>
      <w:bookmarkEnd w:id="16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9" w:name="_Toc54119879"/>
      <w:r w:rsidRPr="00D822A3">
        <w:rPr>
          <w:lang w:val="en-GB"/>
        </w:rPr>
        <w:t>Expression</w:t>
      </w:r>
      <w:r w:rsidR="00FE4E0C" w:rsidRPr="00D822A3">
        <w:rPr>
          <w:lang w:val="en-GB"/>
        </w:rPr>
        <w:t>s</w:t>
      </w:r>
      <w:bookmarkEnd w:id="169"/>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proofErr w:type="gramStart"/>
      <w:r w:rsidRPr="00D822A3">
        <w:rPr>
          <w:highlight w:val="white"/>
          <w:lang w:val="en-GB"/>
        </w:rPr>
        <w:t>expression</w:t>
      </w:r>
      <w:proofErr w:type="gramEnd"/>
      <w:r w:rsidRPr="00D822A3">
        <w:rPr>
          <w:highlight w:val="white"/>
          <w:lang w:val="en-GB"/>
        </w:rPr>
        <w:t xml:space="preserve">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lastRenderedPageBreak/>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70" w:name="_Toc54119880"/>
      <w:r w:rsidRPr="00D822A3">
        <w:rPr>
          <w:lang w:val="en-GB"/>
        </w:rPr>
        <w:t xml:space="preserve">The </w:t>
      </w:r>
      <w:r w:rsidR="009E1435" w:rsidRPr="00D822A3">
        <w:rPr>
          <w:lang w:val="en-GB"/>
        </w:rPr>
        <w:t>Assignment Expression</w:t>
      </w:r>
      <w:bookmarkEnd w:id="170"/>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lastRenderedPageBreak/>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 xml:space="preserve">We check that the register has the same size (in bytes) as the expression it is assigned to. If it is </w:t>
      </w:r>
      <w:proofErr w:type="gramStart"/>
      <w:r w:rsidRPr="00D822A3">
        <w:rPr>
          <w:highlight w:val="white"/>
          <w:lang w:val="en-GB"/>
        </w:rPr>
        <w:t>not</w:t>
      </w:r>
      <w:proofErr w:type="gramEnd"/>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w:t>
      </w:r>
      <w:proofErr w:type="gramStart"/>
      <w:r w:rsidR="00FF68F7" w:rsidRPr="00D822A3">
        <w:rPr>
          <w:highlight w:val="white"/>
          <w:lang w:val="en-GB"/>
        </w:rPr>
        <w:t>expression, since</w:t>
      </w:r>
      <w:proofErr w:type="gramEnd"/>
      <w:r w:rsidR="00FF68F7" w:rsidRPr="00D822A3">
        <w:rPr>
          <w:highlight w:val="white"/>
          <w:lang w:val="en-GB"/>
        </w:rPr>
        <w:t xml:space="preserv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1" w:name="_Toc54119881"/>
      <w:r w:rsidRPr="00D822A3">
        <w:rPr>
          <w:lang w:val="en-GB"/>
        </w:rPr>
        <w:t>The Condition Expression</w:t>
      </w:r>
      <w:bookmarkEnd w:id="17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2" w:name="_Toc54119882"/>
      <w:r w:rsidRPr="00D822A3">
        <w:rPr>
          <w:lang w:val="en-GB"/>
        </w:rPr>
        <w:t>Constant Expression</w:t>
      </w:r>
      <w:bookmarkEnd w:id="17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3" w:name="_Toc54119883"/>
      <w:r w:rsidRPr="00D822A3">
        <w:rPr>
          <w:lang w:val="en-GB"/>
        </w:rPr>
        <w:t>Logical Expression</w:t>
      </w:r>
      <w:r w:rsidR="00F4495B" w:rsidRPr="00D822A3">
        <w:rPr>
          <w:lang w:val="en-GB"/>
        </w:rPr>
        <w:t>s</w:t>
      </w:r>
      <w:bookmarkEnd w:id="17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logical or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4" w:name="_Toc54119884"/>
      <w:r w:rsidRPr="00D822A3">
        <w:rPr>
          <w:highlight w:val="white"/>
          <w:lang w:val="en-GB"/>
        </w:rPr>
        <w:t>Bitwise Expression</w:t>
      </w:r>
      <w:r w:rsidR="00A26FB4" w:rsidRPr="00D822A3">
        <w:rPr>
          <w:highlight w:val="white"/>
          <w:lang w:val="en-GB"/>
        </w:rPr>
        <w:t>s</w:t>
      </w:r>
      <w:bookmarkEnd w:id="174"/>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Pr="00D822A3">
        <w:rPr>
          <w:rStyle w:val="CodeInText"/>
          <w:lang w:val="en-GB"/>
        </w:rPr>
        <w:t>-or</w:t>
      </w:r>
      <w:r w:rsidRPr="00D822A3">
        <w:rPr>
          <w:lang w:val="en-GB"/>
        </w:rPr>
        <w:t xml:space="preserve">, </w:t>
      </w:r>
      <w:r w:rsidRPr="00D822A3">
        <w:rPr>
          <w:rStyle w:val="CodeInText"/>
          <w:lang w:val="en-GB"/>
        </w:rPr>
        <w:t>exclusive-or</w:t>
      </w:r>
      <w:r w:rsidRPr="00D822A3">
        <w:rPr>
          <w:lang w:val="en-GB"/>
        </w:rPr>
        <w:t xml:space="preserve"> 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0F3FD1B5"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proofErr w:type="gramStart"/>
      <w:r w:rsidRPr="00D822A3">
        <w:rPr>
          <w:rStyle w:val="KeyWord0"/>
          <w:highlight w:val="white"/>
          <w:lang w:val="en-GB"/>
        </w:rPr>
        <w:t>or</w:t>
      </w:r>
      <w:r w:rsidRPr="00D822A3">
        <w:rPr>
          <w:highlight w:val="white"/>
          <w:lang w:val="en-GB"/>
        </w:rPr>
        <w:t>,</w:t>
      </w:r>
      <w:proofErr w:type="gramEnd"/>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proofErr w:type="spellStart"/>
      <w:r w:rsidRPr="00D822A3">
        <w:rPr>
          <w:highlight w:val="white"/>
          <w:lang w:val="en-GB"/>
        </w:rPr>
        <w:t>xor</w:t>
      </w:r>
      <w:proofErr w:type="spellEnd"/>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 xml:space="preserve">If the </w:t>
      </w:r>
      <w:proofErr w:type="spellStart"/>
      <w:r w:rsidRPr="00D822A3">
        <w:rPr>
          <w:highlight w:val="white"/>
          <w:lang w:val="en-GB"/>
        </w:rPr>
        <w:t>expresion</w:t>
      </w:r>
      <w:proofErr w:type="spellEnd"/>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5" w:name="_Toc54119885"/>
      <w:bookmarkEnd w:id="40"/>
      <w:r w:rsidRPr="00D822A3">
        <w:rPr>
          <w:lang w:val="en-GB"/>
        </w:rPr>
        <w:lastRenderedPageBreak/>
        <w:t>Shift Expression</w:t>
      </w:r>
      <w:bookmarkEnd w:id="17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proofErr w:type="gramStart"/>
      <w:r w:rsidRPr="00D822A3">
        <w:rPr>
          <w:highlight w:val="white"/>
          <w:lang w:val="en-GB"/>
        </w:rPr>
        <w:t>First</w:t>
      </w:r>
      <w:proofErr w:type="gramEnd"/>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6" w:name="_Toc54119886"/>
      <w:r w:rsidRPr="00D822A3">
        <w:rPr>
          <w:lang w:val="en-GB"/>
        </w:rPr>
        <w:t>Equality and Relation Expressions</w:t>
      </w:r>
      <w:bookmarkEnd w:id="176"/>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7"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8" w:name="_Toc54119888"/>
      <w:r w:rsidRPr="00D822A3">
        <w:rPr>
          <w:highlight w:val="white"/>
          <w:lang w:val="en-GB"/>
        </w:rPr>
        <w:t>Multiplication Expressions</w:t>
      </w:r>
      <w:bookmarkEnd w:id="178"/>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lastRenderedPageBreak/>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9" w:name="_Toc54119889"/>
      <w:r w:rsidRPr="00D822A3">
        <w:rPr>
          <w:lang w:val="en-GB"/>
        </w:rPr>
        <w:t>Cast</w:t>
      </w:r>
      <w:r w:rsidR="00F158B0" w:rsidRPr="00D822A3">
        <w:rPr>
          <w:lang w:val="en-GB"/>
        </w:rPr>
        <w:t xml:space="preserve"> Expressions</w:t>
      </w:r>
      <w:bookmarkEnd w:id="17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80" w:name="_Toc54119890"/>
      <w:r w:rsidRPr="00D822A3">
        <w:rPr>
          <w:lang w:val="en-GB"/>
        </w:rPr>
        <w:t>Prefix Expression</w:t>
      </w:r>
      <w:bookmarkEnd w:id="18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 xml:space="preserve">The </w:t>
      </w:r>
      <w:proofErr w:type="spellStart"/>
      <w:r w:rsidRPr="00D822A3">
        <w:rPr>
          <w:lang w:val="en-GB"/>
        </w:rPr>
        <w:t>dereferenceence</w:t>
      </w:r>
      <w:proofErr w:type="spellEnd"/>
      <w:r w:rsidRPr="00D822A3">
        <w:rPr>
          <w:lang w:val="en-GB"/>
        </w:rPr>
        <w:t xml:space="preserve"> operator</w:t>
      </w:r>
    </w:p>
    <w:p w14:paraId="37D9CCAC" w14:textId="1684234A" w:rsidR="00516130" w:rsidRPr="00D822A3" w:rsidRDefault="00ED52B2" w:rsidP="006342B0">
      <w:pPr>
        <w:pStyle w:val="Rubrik3"/>
        <w:rPr>
          <w:lang w:val="en-GB"/>
        </w:rPr>
      </w:pPr>
      <w:bookmarkStart w:id="181" w:name="_Toc54119891"/>
      <w:r w:rsidRPr="00D822A3">
        <w:rPr>
          <w:lang w:val="en-GB"/>
        </w:rPr>
        <w:t xml:space="preserve">Unary Addition </w:t>
      </w:r>
      <w:r w:rsidR="006342B0" w:rsidRPr="00D822A3">
        <w:rPr>
          <w:lang w:val="en-GB"/>
        </w:rPr>
        <w:t>Expressions</w:t>
      </w:r>
      <w:bookmarkEnd w:id="181"/>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2" w:name="_Toc54119892"/>
      <w:r w:rsidRPr="00D822A3">
        <w:rPr>
          <w:highlight w:val="white"/>
          <w:lang w:val="en-GB"/>
        </w:rPr>
        <w:t>Logical Not Expression</w:t>
      </w:r>
      <w:bookmarkEnd w:id="182"/>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lastRenderedPageBreak/>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3" w:name="_Toc54119893"/>
      <w:r w:rsidRPr="00D822A3">
        <w:rPr>
          <w:highlight w:val="white"/>
          <w:lang w:val="en-GB"/>
        </w:rPr>
        <w:t>Bitwise Not Expression</w:t>
      </w:r>
      <w:bookmarkEnd w:id="183"/>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4"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84"/>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5" w:name="_Toc54119895"/>
      <w:r w:rsidRPr="00D822A3">
        <w:rPr>
          <w:highlight w:val="white"/>
          <w:lang w:val="en-GB"/>
        </w:rPr>
        <w:t>Address Expression</w:t>
      </w:r>
      <w:bookmarkEnd w:id="18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lastRenderedPageBreak/>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6" w:name="_Toc54119896"/>
      <w:r w:rsidRPr="00D822A3">
        <w:rPr>
          <w:highlight w:val="white"/>
          <w:lang w:val="en-GB"/>
        </w:rPr>
        <w:t>Dereference</w:t>
      </w:r>
      <w:r w:rsidR="00B47577" w:rsidRPr="00D822A3">
        <w:rPr>
          <w:highlight w:val="white"/>
          <w:lang w:val="en-GB"/>
        </w:rPr>
        <w:t xml:space="preserve"> Expression</w:t>
      </w:r>
      <w:bookmarkEnd w:id="18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7" w:name="_Toc54119897"/>
      <w:r w:rsidRPr="00D822A3">
        <w:rPr>
          <w:highlight w:val="white"/>
          <w:lang w:val="en-GB"/>
        </w:rPr>
        <w:t>Prefix Increment and Decrement Expression</w:t>
      </w:r>
      <w:bookmarkEnd w:id="187"/>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lastRenderedPageBreak/>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lastRenderedPageBreak/>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8" w:name="_Toc54119898"/>
      <w:r w:rsidRPr="00D822A3">
        <w:rPr>
          <w:highlight w:val="white"/>
          <w:lang w:val="en-GB"/>
        </w:rPr>
        <w:t>Postfix Increment and Decrement Expression</w:t>
      </w:r>
      <w:bookmarkEnd w:id="188"/>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lastRenderedPageBreak/>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9" w:name="_Toc54119899"/>
      <w:r w:rsidRPr="00D822A3">
        <w:rPr>
          <w:highlight w:val="white"/>
          <w:lang w:val="en-GB"/>
        </w:rPr>
        <w:t>Arrow Expression</w:t>
      </w:r>
      <w:bookmarkEnd w:id="18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90" w:name="_Toc54119900"/>
      <w:r w:rsidRPr="00D822A3">
        <w:rPr>
          <w:highlight w:val="white"/>
          <w:lang w:val="en-GB"/>
        </w:rPr>
        <w:t>Index Expression</w:t>
      </w:r>
      <w:bookmarkEnd w:id="19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lastRenderedPageBreak/>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1" w:name="_Toc54119901"/>
      <w:r w:rsidRPr="00D822A3">
        <w:rPr>
          <w:highlight w:val="white"/>
          <w:lang w:val="en-GB"/>
        </w:rPr>
        <w:t>Dot Expression</w:t>
      </w:r>
      <w:bookmarkEnd w:id="19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lastRenderedPageBreak/>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2" w:name="_Toc54119902"/>
      <w:r w:rsidRPr="00D822A3">
        <w:rPr>
          <w:highlight w:val="white"/>
          <w:lang w:val="en-GB"/>
        </w:rPr>
        <w:t>Function Call Expression</w:t>
      </w:r>
      <w:bookmarkEnd w:id="19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lastRenderedPageBreak/>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lastRenderedPageBreak/>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lastRenderedPageBreak/>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3" w:name="_Toc54119903"/>
      <w:r w:rsidRPr="00D822A3">
        <w:rPr>
          <w:lang w:val="en-GB"/>
        </w:rPr>
        <w:t>Argument Expression List</w:t>
      </w:r>
      <w:bookmarkEnd w:id="19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lastRenderedPageBreak/>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4" w:name="_Toc54119904"/>
      <w:r w:rsidRPr="00D822A3">
        <w:rPr>
          <w:highlight w:val="white"/>
          <w:lang w:val="en-GB"/>
        </w:rPr>
        <w:t>Primary Expressions</w:t>
      </w:r>
      <w:bookmarkEnd w:id="19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lastRenderedPageBreak/>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lastRenderedPageBreak/>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proofErr w:type="spellStart"/>
      <w:r w:rsidRPr="00D822A3">
        <w:rPr>
          <w:lang w:val="en-GB"/>
        </w:rPr>
        <w:t>MainParser.gppg</w:t>
      </w:r>
      <w:proofErr w:type="spellEnd"/>
    </w:p>
    <w:p w14:paraId="1538D0D6" w14:textId="1682EDD1" w:rsidR="004743B6" w:rsidRPr="00D822A3" w:rsidRDefault="004743B6" w:rsidP="006A31DF">
      <w:pPr>
        <w:pStyle w:val="Rubrik1"/>
        <w:rPr>
          <w:lang w:val="en-GB"/>
        </w:rPr>
      </w:pPr>
      <w:bookmarkStart w:id="195" w:name="_Toc54119905"/>
      <w:r w:rsidRPr="00D822A3">
        <w:rPr>
          <w:lang w:val="en-GB"/>
        </w:rPr>
        <w:lastRenderedPageBreak/>
        <w:t>The Middle Code</w:t>
      </w:r>
      <w:bookmarkEnd w:id="195"/>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proofErr w:type="spellStart"/>
      <w:r w:rsidRPr="00D822A3">
        <w:rPr>
          <w:rStyle w:val="CodeInText"/>
          <w:lang w:val="en-GB"/>
        </w:rPr>
        <w:t>m_visited</w:t>
      </w:r>
      <w:proofErr w:type="spellEnd"/>
      <w:r w:rsidRPr="00D822A3">
        <w:rPr>
          <w:lang w:val="en-GB"/>
        </w:rPr>
        <w:t xml:space="preserve">  and </w:t>
      </w:r>
      <w:proofErr w:type="spellStart"/>
      <w:r w:rsidRPr="00D822A3">
        <w:rPr>
          <w:rStyle w:val="CodeInText"/>
          <w:lang w:val="en-GB"/>
        </w:rPr>
        <w:t>m_leader</w:t>
      </w:r>
      <w:proofErr w:type="spellEnd"/>
      <w:r w:rsidRPr="00D822A3">
        <w:rPr>
          <w:lang w:val="en-GB"/>
        </w:rPr>
        <w:t xml:space="preserve">, which is used by </w:t>
      </w:r>
      <w:proofErr w:type="spellStart"/>
      <w:r w:rsidRPr="00D822A3">
        <w:rPr>
          <w:rStyle w:val="CodeInText"/>
          <w:lang w:val="en-GB"/>
        </w:rPr>
        <w:t>MiddleCodeOptimizer</w:t>
      </w:r>
      <w:proofErr w:type="spellEnd"/>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proofErr w:type="spellStart"/>
      <w:r w:rsidR="00014A5F" w:rsidRPr="00D822A3">
        <w:rPr>
          <w:rStyle w:val="CodeInText"/>
          <w:lang w:val="en-GB"/>
        </w:rPr>
        <w:t>m_liveSet</w:t>
      </w:r>
      <w:proofErr w:type="spellEnd"/>
      <w:r w:rsidR="00014A5F" w:rsidRPr="00D822A3">
        <w:rPr>
          <w:lang w:val="en-GB"/>
        </w:rPr>
        <w:t xml:space="preserve"> is generated by</w:t>
      </w:r>
      <w:r w:rsidR="00A03C89" w:rsidRPr="00D822A3">
        <w:rPr>
          <w:lang w:val="en-GB"/>
        </w:rPr>
        <w:t xml:space="preserve"> </w:t>
      </w:r>
      <w:proofErr w:type="spellStart"/>
      <w:r w:rsidR="00014A5F" w:rsidRPr="00D822A3">
        <w:rPr>
          <w:lang w:val="en-GB"/>
        </w:rPr>
        <w:t>MiddleCode</w:t>
      </w:r>
      <w:r w:rsidR="00A03C89" w:rsidRPr="00D822A3">
        <w:rPr>
          <w:lang w:val="en-GB"/>
        </w:rPr>
        <w:softHyphen/>
      </w:r>
      <w:r w:rsidR="00014A5F" w:rsidRPr="00D822A3">
        <w:rPr>
          <w:lang w:val="en-GB"/>
        </w:rPr>
        <w:t>Optimizer</w:t>
      </w:r>
      <w:proofErr w:type="spellEnd"/>
      <w:r w:rsidR="00014A5F" w:rsidRPr="00D822A3">
        <w:rPr>
          <w:lang w:val="en-GB"/>
        </w:rPr>
        <w:t xml:space="preserve"> and used by </w:t>
      </w:r>
      <w:proofErr w:type="spellStart"/>
      <w:r w:rsidR="00014A5F" w:rsidRPr="00D822A3">
        <w:rPr>
          <w:lang w:val="en-GB"/>
        </w:rPr>
        <w:t>ObjectCodeGenerator</w:t>
      </w:r>
      <w:proofErr w:type="spellEnd"/>
      <w:r w:rsidR="00014A5F" w:rsidRPr="00D822A3">
        <w:rPr>
          <w:lang w:val="en-GB"/>
        </w:rPr>
        <w:t xml:space="preserve">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proofErr w:type="spellStart"/>
      <w:r w:rsidRPr="00D822A3">
        <w:rPr>
          <w:rStyle w:val="CodeInText"/>
          <w:lang w:val="en-GB"/>
        </w:rPr>
        <w:t>InverseMap</w:t>
      </w:r>
      <w:proofErr w:type="spellEnd"/>
      <w:r w:rsidRPr="00D822A3">
        <w:rPr>
          <w:lang w:val="en-GB"/>
        </w:rPr>
        <w:t xml:space="preserve"> holds the inverses of the equality and relation operators and is used when optimizing conditional jump instructions in </w:t>
      </w:r>
      <w:proofErr w:type="spellStart"/>
      <w:r w:rsidRPr="00D822A3">
        <w:rPr>
          <w:rStyle w:val="CodeInText"/>
          <w:lang w:val="en-GB"/>
        </w:rPr>
        <w:t>MiddleCodeOptimizer</w:t>
      </w:r>
      <w:proofErr w:type="spellEnd"/>
      <w:r w:rsidRPr="00D822A3">
        <w:rPr>
          <w:lang w:val="en-GB"/>
        </w:rPr>
        <w:t>.</w:t>
      </w:r>
    </w:p>
    <w:p w14:paraId="59763F6E" w14:textId="34EE2875" w:rsidR="00C027BE" w:rsidRDefault="00FA2EEF" w:rsidP="00FA2EEF">
      <w:pPr>
        <w:rPr>
          <w:lang w:val="en-GB"/>
        </w:rPr>
      </w:pPr>
      <w:r w:rsidRPr="00D822A3">
        <w:rPr>
          <w:lang w:val="en-GB"/>
        </w:rPr>
        <w:t xml:space="preserve">The </w:t>
      </w:r>
      <w:proofErr w:type="spellStart"/>
      <w:r w:rsidRPr="00D822A3">
        <w:rPr>
          <w:rStyle w:val="CodeInText"/>
          <w:lang w:val="en-GB"/>
        </w:rPr>
        <w:t>toString</w:t>
      </w:r>
      <w:proofErr w:type="spellEnd"/>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proofErr w:type="spellStart"/>
      <w:r>
        <w:rPr>
          <w:lang w:val="en-GB"/>
        </w:rPr>
        <w:t>MiddleCode.cs</w:t>
      </w:r>
      <w:proofErr w:type="spellEnd"/>
    </w:p>
    <w:p w14:paraId="454F5751" w14:textId="35EEAF1D" w:rsidR="003141FA" w:rsidRPr="00D822A3" w:rsidRDefault="002F35C1" w:rsidP="003141FA">
      <w:pPr>
        <w:pStyle w:val="Rubrik1"/>
        <w:rPr>
          <w:lang w:val="en-GB"/>
        </w:rPr>
      </w:pPr>
      <w:bookmarkStart w:id="196" w:name="_Toc54119906"/>
      <w:r w:rsidRPr="00D822A3">
        <w:rPr>
          <w:lang w:val="en-GB"/>
        </w:rPr>
        <w:lastRenderedPageBreak/>
        <w:t>Initializer</w:t>
      </w:r>
      <w:r w:rsidR="006C27EF" w:rsidRPr="00D822A3">
        <w:rPr>
          <w:lang w:val="en-GB"/>
        </w:rPr>
        <w:t>s</w:t>
      </w:r>
      <w:bookmarkEnd w:id="196"/>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7" w:author="Stefan Bjornander" w:date="2015-04-25T17:28:00Z">
        <w:r w:rsidRPr="00D822A3">
          <w:rPr>
            <w:lang w:val="en-GB"/>
          </w:rPr>
          <w:t xml:space="preserve">to check that </w:t>
        </w:r>
      </w:ins>
      <w:del w:id="198" w:author="Stefan Bjornander" w:date="2015-04-25T17:28:00Z">
        <w:r w:rsidRPr="00D822A3" w:rsidDel="00A35C17">
          <w:rPr>
            <w:lang w:val="en-GB"/>
          </w:rPr>
          <w:delText>a way to make sure</w:delText>
        </w:r>
      </w:del>
      <w:ins w:id="199"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200"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1" w:author="Stefan Bjornander" w:date="2015-04-25T17:29:00Z"/>
          <w:lang w:val="en-GB"/>
        </w:rPr>
        <w:pPrChange w:id="202" w:author="Stefan Bjornander" w:date="2015-04-25T17:29:00Z">
          <w:pPr>
            <w:pStyle w:val="Code"/>
          </w:pPr>
        </w:pPrChange>
      </w:pPr>
      <w:bookmarkStart w:id="203" w:name="_Toc54119907"/>
      <w:ins w:id="204" w:author="Stefan Bjornander" w:date="2015-04-25T17:28:00Z">
        <w:r w:rsidRPr="00D822A3">
          <w:rPr>
            <w:lang w:val="en-GB"/>
          </w:rPr>
          <w:t xml:space="preserve">Static </w:t>
        </w:r>
      </w:ins>
      <w:r w:rsidR="00C37108" w:rsidRPr="00D822A3">
        <w:rPr>
          <w:lang w:val="en-GB"/>
        </w:rPr>
        <w:t>Initialization</w:t>
      </w:r>
      <w:bookmarkEnd w:id="203"/>
    </w:p>
    <w:p w14:paraId="35D2C9AA" w14:textId="31769B89" w:rsidR="003141FA" w:rsidRPr="00D822A3" w:rsidRDefault="003141FA">
      <w:pPr>
        <w:rPr>
          <w:lang w:val="en-GB"/>
        </w:rPr>
        <w:pPrChange w:id="205" w:author="Stefan Bjornander" w:date="2015-04-25T17:29:00Z">
          <w:pPr>
            <w:pStyle w:val="Rubrik3"/>
          </w:pPr>
        </w:pPrChange>
      </w:pPr>
      <w:ins w:id="206" w:author="Stefan Bjornander" w:date="2015-04-25T17:29:00Z">
        <w:r w:rsidRPr="00D822A3">
          <w:rPr>
            <w:lang w:val="en-GB"/>
          </w:rPr>
          <w:t xml:space="preserve">Static </w:t>
        </w:r>
      </w:ins>
      <w:r w:rsidR="00F4217C" w:rsidRPr="00D822A3">
        <w:rPr>
          <w:lang w:val="en-GB"/>
        </w:rPr>
        <w:t>initialization</w:t>
      </w:r>
      <w:ins w:id="207" w:author="Stefan Bjornander" w:date="2015-04-25T17:29:00Z">
        <w:r w:rsidRPr="00D822A3">
          <w:rPr>
            <w:lang w:val="en-GB"/>
          </w:rPr>
          <w:t xml:space="preserve"> occurs when a static variable </w:t>
        </w:r>
      </w:ins>
      <w:r w:rsidRPr="00D822A3">
        <w:rPr>
          <w:lang w:val="en-GB"/>
        </w:rPr>
        <w:t>becomes</w:t>
      </w:r>
      <w:ins w:id="208" w:author="Stefan Bjornander" w:date="2015-04-25T17:29:00Z">
        <w:r w:rsidRPr="00D822A3">
          <w:rPr>
            <w:lang w:val="en-GB"/>
          </w:rPr>
          <w:t xml:space="preserve"> </w:t>
        </w:r>
      </w:ins>
      <w:r w:rsidR="00266D64" w:rsidRPr="00D822A3">
        <w:rPr>
          <w:lang w:val="en-GB"/>
        </w:rPr>
        <w:t>initialized</w:t>
      </w:r>
      <w:ins w:id="209" w:author="Stefan Bjornander" w:date="2015-04-25T17:29:00Z">
        <w:r w:rsidRPr="00D822A3">
          <w:rPr>
            <w:lang w:val="en-GB"/>
          </w:rPr>
          <w:t>.</w:t>
        </w:r>
      </w:ins>
      <w:ins w:id="210" w:author="Stefan Bjornander" w:date="2015-04-25T17:32:00Z">
        <w:r w:rsidRPr="00D822A3">
          <w:rPr>
            <w:lang w:val="en-GB"/>
          </w:rPr>
          <w:t xml:space="preserve"> The </w:t>
        </w:r>
      </w:ins>
      <w:r w:rsidR="00F4217C" w:rsidRPr="00D822A3">
        <w:rPr>
          <w:lang w:val="en-GB"/>
        </w:rPr>
        <w:t>initialization</w:t>
      </w:r>
      <w:ins w:id="211"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212"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proofErr w:type="spellStart"/>
      <w:r w:rsidRPr="00D822A3">
        <w:rPr>
          <w:lang w:val="en-GB"/>
        </w:rPr>
        <w:t>Generate</w:t>
      </w:r>
      <w:r w:rsidR="002F35C1" w:rsidRPr="00D822A3">
        <w:rPr>
          <w:lang w:val="en-GB"/>
        </w:rPr>
        <w:t>Initializer</w:t>
      </w:r>
      <w:r w:rsidRPr="00D822A3">
        <w:rPr>
          <w:lang w:val="en-GB"/>
        </w:rPr>
        <w:t>.</w:t>
      </w:r>
      <w:r w:rsidR="00EE1A48" w:rsidRPr="00D822A3">
        <w:rPr>
          <w:lang w:val="en-GB"/>
        </w:rPr>
        <w:t>cs</w:t>
      </w:r>
      <w:proofErr w:type="spellEnd"/>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proofErr w:type="spellStart"/>
      <w:r w:rsidR="005779B0" w:rsidRPr="00D822A3">
        <w:rPr>
          <w:lang w:val="en-GB"/>
        </w:rPr>
        <w:t>initializator</w:t>
      </w:r>
      <w:proofErr w:type="spellEnd"/>
      <w:r w:rsidR="005779B0" w:rsidRPr="00D822A3">
        <w:rPr>
          <w:lang w:val="en-GB"/>
        </w:rPr>
        <w:t xml:space="preserve">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3" w:author="Stefan Bjornander" w:date="2015-04-25T17:33:00Z"/>
          <w:lang w:val="en-GB"/>
        </w:rPr>
        <w:pPrChange w:id="214" w:author="Stefan Bjornander" w:date="2015-04-25T17:33:00Z">
          <w:pPr>
            <w:pStyle w:val="Code"/>
          </w:pPr>
        </w:pPrChange>
      </w:pPr>
      <w:bookmarkStart w:id="215" w:name="_Toc54119908"/>
      <w:ins w:id="216" w:author="Stefan Bjornander" w:date="2015-04-25T17:33:00Z">
        <w:r w:rsidRPr="00D822A3">
          <w:rPr>
            <w:lang w:val="en-GB"/>
          </w:rPr>
          <w:t xml:space="preserve">Stack </w:t>
        </w:r>
      </w:ins>
      <w:r w:rsidR="00C37108" w:rsidRPr="00D822A3">
        <w:rPr>
          <w:lang w:val="en-GB"/>
        </w:rPr>
        <w:t>Initialization</w:t>
      </w:r>
      <w:bookmarkEnd w:id="215"/>
    </w:p>
    <w:p w14:paraId="3BBF8D70" w14:textId="3C8AD8E2" w:rsidR="003141FA" w:rsidRPr="00D822A3" w:rsidRDefault="003141FA">
      <w:pPr>
        <w:rPr>
          <w:lang w:val="en-GB"/>
        </w:rPr>
        <w:pPrChange w:id="217" w:author="Stefan Bjornander" w:date="2015-04-25T17:33:00Z">
          <w:pPr>
            <w:pStyle w:val="Code"/>
          </w:pPr>
        </w:pPrChange>
      </w:pPr>
      <w:ins w:id="218" w:author="Stefan Bjornander" w:date="2015-04-25T17:33:00Z">
        <w:r w:rsidRPr="00D822A3">
          <w:rPr>
            <w:lang w:val="en-GB"/>
          </w:rPr>
          <w:t xml:space="preserve">Stack </w:t>
        </w:r>
      </w:ins>
      <w:r w:rsidR="00F4217C" w:rsidRPr="00D822A3">
        <w:rPr>
          <w:lang w:val="en-GB"/>
        </w:rPr>
        <w:t>initialization</w:t>
      </w:r>
      <w:del w:id="219" w:author="Stefan Bjornander" w:date="2015-04-25T17:33:00Z">
        <w:r w:rsidRPr="00D822A3" w:rsidDel="004F1667">
          <w:rPr>
            <w:lang w:val="en-GB"/>
          </w:rPr>
          <w:delText xml:space="preserve">  </w:delText>
        </w:r>
      </w:del>
      <w:ins w:id="220" w:author="Stefan Bjornander" w:date="2015-04-25T17:33:00Z">
        <w:r w:rsidRPr="00D822A3">
          <w:rPr>
            <w:lang w:val="en-GB"/>
          </w:rPr>
          <w:t xml:space="preserve"> occurs when an auto or register </w:t>
        </w:r>
      </w:ins>
      <w:ins w:id="221" w:author="Stefan Bjornander" w:date="2015-04-25T17:34:00Z">
        <w:r w:rsidRPr="00D822A3">
          <w:rPr>
            <w:lang w:val="en-GB"/>
          </w:rPr>
          <w:t xml:space="preserve">variable becomes </w:t>
        </w:r>
      </w:ins>
      <w:r w:rsidR="00266D64" w:rsidRPr="00D822A3">
        <w:rPr>
          <w:lang w:val="en-GB"/>
        </w:rPr>
        <w:t>initialized</w:t>
      </w:r>
      <w:ins w:id="222" w:author="Stefan Bjornander" w:date="2015-04-25T17:34:00Z">
        <w:r w:rsidRPr="00D822A3">
          <w:rPr>
            <w:lang w:val="en-GB"/>
          </w:rPr>
          <w:t xml:space="preserve">. Since the </w:t>
        </w:r>
      </w:ins>
      <w:r w:rsidR="00F4217C" w:rsidRPr="00D822A3">
        <w:rPr>
          <w:lang w:val="en-GB"/>
        </w:rPr>
        <w:t>initialization</w:t>
      </w:r>
      <w:ins w:id="223" w:author="Stefan Bjornander" w:date="2015-04-25T17:34:00Z">
        <w:r w:rsidRPr="00D822A3">
          <w:rPr>
            <w:lang w:val="en-GB"/>
          </w:rPr>
          <w:t xml:space="preserve"> value can be non-</w:t>
        </w:r>
      </w:ins>
      <w:ins w:id="224" w:author="Stefan Bjornander" w:date="2015-04-25T17:46:00Z">
        <w:r w:rsidRPr="00D822A3">
          <w:rPr>
            <w:lang w:val="en-GB"/>
          </w:rPr>
          <w:t>constant</w:t>
        </w:r>
      </w:ins>
      <w:ins w:id="225" w:author="Stefan Bjornander" w:date="2015-04-25T17:34:00Z">
        <w:r w:rsidRPr="00D822A3">
          <w:rPr>
            <w:lang w:val="en-GB"/>
          </w:rPr>
          <w:t xml:space="preserve">, no memory block is created. Instead, </w:t>
        </w:r>
      </w:ins>
      <w:ins w:id="226" w:author="Stefan Bjornander" w:date="2015-04-25T17:46:00Z">
        <w:r w:rsidRPr="00D822A3">
          <w:rPr>
            <w:lang w:val="en-GB"/>
          </w:rPr>
          <w:t>a se</w:t>
        </w:r>
      </w:ins>
      <w:r w:rsidRPr="00D822A3">
        <w:rPr>
          <w:lang w:val="en-GB"/>
        </w:rPr>
        <w:t>quence</w:t>
      </w:r>
      <w:ins w:id="227" w:author="Stefan Bjornander" w:date="2015-04-25T17:46:00Z">
        <w:r w:rsidRPr="00D822A3">
          <w:rPr>
            <w:lang w:val="en-GB"/>
          </w:rPr>
          <w:t xml:space="preserve"> of assign</w:t>
        </w:r>
      </w:ins>
      <w:r w:rsidRPr="00D822A3">
        <w:rPr>
          <w:lang w:val="en-GB"/>
        </w:rPr>
        <w:t>ment</w:t>
      </w:r>
      <w:ins w:id="228" w:author="Stefan Bjornander" w:date="2015-04-25T17:46:00Z">
        <w:r w:rsidRPr="00D822A3">
          <w:rPr>
            <w:lang w:val="en-GB"/>
          </w:rPr>
          <w:t xml:space="preserve"> instruction</w:t>
        </w:r>
      </w:ins>
      <w:ins w:id="229" w:author="Stefan Bjornander" w:date="2015-04-25T18:25:00Z">
        <w:r w:rsidRPr="00D822A3">
          <w:rPr>
            <w:lang w:val="en-GB"/>
          </w:rPr>
          <w:t>s</w:t>
        </w:r>
      </w:ins>
      <w:ins w:id="230" w:author="Stefan Bjornander" w:date="2015-04-25T17:46:00Z">
        <w:r w:rsidRPr="00D822A3">
          <w:rPr>
            <w:lang w:val="en-GB"/>
          </w:rPr>
          <w:t xml:space="preserve"> is added</w:t>
        </w:r>
      </w:ins>
      <w:r w:rsidRPr="00D822A3">
        <w:rPr>
          <w:lang w:val="en-GB"/>
        </w:rPr>
        <w:t xml:space="preserve"> to the </w:t>
      </w:r>
      <w:ins w:id="231" w:author="Stefan Bjornander" w:date="2015-04-25T17:46:00Z">
        <w:r w:rsidRPr="00D822A3">
          <w:rPr>
            <w:lang w:val="en-GB"/>
          </w:rPr>
          <w:t>mid</w:t>
        </w:r>
      </w:ins>
      <w:ins w:id="232" w:author="Stefan Bjornander" w:date="2015-04-25T18:25:00Z">
        <w:r w:rsidRPr="00D822A3">
          <w:rPr>
            <w:lang w:val="en-GB"/>
          </w:rPr>
          <w:t>dle</w:t>
        </w:r>
      </w:ins>
      <w:ins w:id="233"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4" w:name="_Toc54119909"/>
      <w:bookmarkStart w:id="235" w:name="_Ref54202176"/>
      <w:bookmarkStart w:id="236" w:name="_Ref54202192"/>
      <w:bookmarkStart w:id="237"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4"/>
      <w:bookmarkEnd w:id="235"/>
      <w:bookmarkEnd w:id="236"/>
      <w:bookmarkEnd w:id="237"/>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38"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9" w:name="_Toc54119910"/>
      <w:r w:rsidRPr="00D822A3">
        <w:rPr>
          <w:lang w:val="en-GB"/>
        </w:rPr>
        <w:t>Declarators</w:t>
      </w:r>
      <w:bookmarkEnd w:id="239"/>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40" w:name="_Toc54119911"/>
      <w:r w:rsidRPr="00D822A3">
        <w:rPr>
          <w:lang w:val="en-GB"/>
        </w:rPr>
        <w:lastRenderedPageBreak/>
        <w:t>The Symbol Table</w:t>
      </w:r>
      <w:bookmarkEnd w:id="240"/>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03E11" w:rsidRPr="00D2146B" w:rsidRDefault="00503E11" w:rsidP="0050082D">
                              <w:pPr>
                                <w:spacing w:before="0" w:after="0"/>
                                <w:rPr>
                                  <w:sz w:val="18"/>
                                  <w:szCs w:val="18"/>
                                  <w:lang w:val="sv-SE"/>
                                </w:rPr>
                              </w:pPr>
                              <w:r>
                                <w:rPr>
                                  <w:sz w:val="18"/>
                                  <w:szCs w:val="18"/>
                                  <w:lang w:val="sv-SE"/>
                                </w:rPr>
                                <w:t>Static int globalInt</w:t>
                              </w:r>
                            </w:p>
                            <w:p w14:paraId="69A6032C" w14:textId="768161F7" w:rsidR="00503E11" w:rsidRDefault="00503E11" w:rsidP="0050082D">
                              <w:pPr>
                                <w:spacing w:before="0" w:after="0"/>
                                <w:rPr>
                                  <w:sz w:val="18"/>
                                  <w:szCs w:val="18"/>
                                  <w:lang w:val="sv-SE"/>
                                </w:rPr>
                              </w:pPr>
                              <w:r>
                                <w:rPr>
                                  <w:sz w:val="18"/>
                                  <w:szCs w:val="18"/>
                                  <w:lang w:val="sv-SE"/>
                                </w:rPr>
                                <w:t>Static int i</w:t>
                              </w:r>
                            </w:p>
                            <w:p w14:paraId="65DC2C71" w14:textId="7AEEED2D" w:rsidR="00503E11" w:rsidRDefault="00503E11" w:rsidP="0050082D">
                              <w:pPr>
                                <w:spacing w:before="0" w:after="0"/>
                                <w:rPr>
                                  <w:sz w:val="18"/>
                                  <w:szCs w:val="18"/>
                                  <w:lang w:val="sv-SE"/>
                                </w:rPr>
                              </w:pPr>
                            </w:p>
                            <w:p w14:paraId="3B0DD407" w14:textId="21D67AC3" w:rsidR="00503E11" w:rsidRPr="001B6705" w:rsidRDefault="00503E1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03E11" w:rsidRPr="00D2146B" w:rsidRDefault="00503E1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03E11" w:rsidRPr="00D2146B" w:rsidRDefault="00503E1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03E11" w:rsidRDefault="00503E1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03E11" w:rsidRPr="00D2146B" w:rsidRDefault="00503E11" w:rsidP="0050082D">
                              <w:pPr>
                                <w:spacing w:before="0" w:after="0" w:line="256" w:lineRule="auto"/>
                                <w:rPr>
                                  <w:sz w:val="18"/>
                                  <w:szCs w:val="18"/>
                                </w:rPr>
                              </w:pPr>
                              <w:r>
                                <w:rPr>
                                  <w:sz w:val="18"/>
                                  <w:szCs w:val="18"/>
                                </w:rPr>
                                <w:t>Auto mainChar : char</w:t>
                              </w:r>
                            </w:p>
                            <w:p w14:paraId="302437A3" w14:textId="77777777" w:rsidR="00503E11" w:rsidRDefault="00503E11" w:rsidP="0050082D">
                              <w:pPr>
                                <w:spacing w:before="0" w:after="0" w:line="256" w:lineRule="auto"/>
                                <w:rPr>
                                  <w:rFonts w:eastAsia="Calibri"/>
                                  <w:color w:val="000000"/>
                                  <w:sz w:val="18"/>
                                  <w:szCs w:val="18"/>
                                </w:rPr>
                              </w:pPr>
                            </w:p>
                            <w:p w14:paraId="71CC6A80" w14:textId="77C30F45" w:rsidR="00503E11" w:rsidRPr="00D2146B" w:rsidRDefault="00503E11" w:rsidP="008C458D">
                              <w:pPr>
                                <w:spacing w:before="0" w:after="0" w:line="256" w:lineRule="auto"/>
                                <w:rPr>
                                  <w:sz w:val="18"/>
                                  <w:szCs w:val="18"/>
                                </w:rPr>
                              </w:pPr>
                              <w:r>
                                <w:rPr>
                                  <w:rFonts w:eastAsia="Calibri"/>
                                  <w:color w:val="000000"/>
                                  <w:sz w:val="18"/>
                                  <w:szCs w:val="18"/>
                                </w:rPr>
                                <w:t>m_parentTable</w:t>
                              </w:r>
                            </w:p>
                            <w:p w14:paraId="4A1EB75F" w14:textId="77777777" w:rsidR="00503E11" w:rsidRPr="00D2146B" w:rsidRDefault="00503E11" w:rsidP="0050082D">
                              <w:pPr>
                                <w:spacing w:before="0" w:after="0" w:line="256" w:lineRule="auto"/>
                                <w:rPr>
                                  <w:sz w:val="18"/>
                                  <w:szCs w:val="18"/>
                                </w:rPr>
                              </w:pPr>
                              <w:r w:rsidRPr="00D2146B">
                                <w:rPr>
                                  <w:rFonts w:eastAsia="Calibri"/>
                                  <w:color w:val="000000"/>
                                  <w:sz w:val="18"/>
                                  <w:szCs w:val="18"/>
                                </w:rPr>
                                <w:t> </w:t>
                              </w:r>
                            </w:p>
                            <w:p w14:paraId="176D8F8E" w14:textId="77777777" w:rsidR="00503E11" w:rsidRPr="00D2146B" w:rsidRDefault="00503E1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03E11" w:rsidRPr="00D2146B" w:rsidRDefault="00503E1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03E11" w:rsidRPr="00D2146B" w:rsidRDefault="00503E11" w:rsidP="0050082D">
                              <w:pPr>
                                <w:spacing w:before="0" w:after="0" w:line="254" w:lineRule="auto"/>
                                <w:rPr>
                                  <w:sz w:val="18"/>
                                  <w:szCs w:val="18"/>
                                </w:rPr>
                              </w:pPr>
                              <w:r>
                                <w:rPr>
                                  <w:rFonts w:eastAsia="Calibri"/>
                                  <w:color w:val="000000"/>
                                  <w:sz w:val="18"/>
                                  <w:szCs w:val="18"/>
                                </w:rPr>
                                <w:t>auto int i</w:t>
                              </w:r>
                            </w:p>
                            <w:p w14:paraId="1EB866A9" w14:textId="57278A33" w:rsidR="00503E11" w:rsidRDefault="00503E1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03E11" w:rsidRDefault="00503E11" w:rsidP="00073BF2">
                              <w:pPr>
                                <w:spacing w:before="0" w:after="0" w:line="254" w:lineRule="auto"/>
                                <w:rPr>
                                  <w:rFonts w:eastAsia="Calibri"/>
                                  <w:color w:val="000000"/>
                                  <w:sz w:val="18"/>
                                  <w:szCs w:val="18"/>
                                </w:rPr>
                              </w:pPr>
                            </w:p>
                            <w:p w14:paraId="55FF5C13" w14:textId="77777777" w:rsidR="00503E11" w:rsidRPr="00D2146B" w:rsidRDefault="00503E11" w:rsidP="00073BF2">
                              <w:pPr>
                                <w:spacing w:before="0" w:after="0" w:line="256" w:lineRule="auto"/>
                                <w:rPr>
                                  <w:sz w:val="18"/>
                                  <w:szCs w:val="18"/>
                                </w:rPr>
                              </w:pPr>
                              <w:r>
                                <w:rPr>
                                  <w:rFonts w:eastAsia="Calibri"/>
                                  <w:color w:val="000000"/>
                                  <w:sz w:val="18"/>
                                  <w:szCs w:val="18"/>
                                </w:rPr>
                                <w:t>m_parentTable</w:t>
                              </w:r>
                            </w:p>
                            <w:p w14:paraId="20CF0F08" w14:textId="77777777" w:rsidR="00503E11" w:rsidRPr="00D2146B" w:rsidRDefault="00503E11" w:rsidP="00073BF2">
                              <w:pPr>
                                <w:spacing w:before="0" w:after="0" w:line="254" w:lineRule="auto"/>
                                <w:rPr>
                                  <w:sz w:val="18"/>
                                  <w:szCs w:val="18"/>
                                </w:rPr>
                              </w:pPr>
                            </w:p>
                            <w:p w14:paraId="2347329E" w14:textId="77777777" w:rsidR="00503E11" w:rsidRPr="00D2146B" w:rsidRDefault="00503E11" w:rsidP="0050082D">
                              <w:pPr>
                                <w:spacing w:before="0" w:after="0" w:line="254" w:lineRule="auto"/>
                                <w:rPr>
                                  <w:sz w:val="18"/>
                                  <w:szCs w:val="18"/>
                                </w:rPr>
                              </w:pPr>
                              <w:r w:rsidRPr="00D2146B">
                                <w:rPr>
                                  <w:rFonts w:eastAsia="Calibri"/>
                                  <w:color w:val="000000"/>
                                  <w:sz w:val="18"/>
                                  <w:szCs w:val="18"/>
                                </w:rPr>
                                <w:t> </w:t>
                              </w:r>
                            </w:p>
                            <w:p w14:paraId="7D6DAD56" w14:textId="77777777" w:rsidR="00503E11" w:rsidRPr="00D2146B" w:rsidRDefault="00503E1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03E11" w:rsidRPr="00D2146B" w:rsidRDefault="00503E1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03E11" w:rsidRPr="00100F82" w:rsidRDefault="00503E11" w:rsidP="00100F82">
                              <w:pPr>
                                <w:spacing w:before="0" w:after="0"/>
                                <w:rPr>
                                  <w:sz w:val="18"/>
                                  <w:szCs w:val="18"/>
                                </w:rPr>
                              </w:pPr>
                              <w:r w:rsidRPr="00100F82">
                                <w:rPr>
                                  <w:sz w:val="18"/>
                                  <w:szCs w:val="18"/>
                                </w:rPr>
                                <w:t>auto int i</w:t>
                              </w:r>
                            </w:p>
                            <w:p w14:paraId="5D0A676C" w14:textId="673BC4F3" w:rsidR="00503E11" w:rsidRPr="00100F82" w:rsidRDefault="00503E11" w:rsidP="00100F82">
                              <w:pPr>
                                <w:spacing w:before="0" w:after="0"/>
                                <w:rPr>
                                  <w:sz w:val="18"/>
                                  <w:szCs w:val="18"/>
                                </w:rPr>
                              </w:pPr>
                              <w:r w:rsidRPr="00100F82">
                                <w:rPr>
                                  <w:sz w:val="18"/>
                                  <w:szCs w:val="18"/>
                                </w:rPr>
                                <w:t>auto double blockDouble</w:t>
                              </w:r>
                            </w:p>
                            <w:p w14:paraId="5B01AFF6" w14:textId="77777777" w:rsidR="00503E11" w:rsidRDefault="00503E11" w:rsidP="00100F82">
                              <w:pPr>
                                <w:spacing w:before="0" w:after="0" w:line="256" w:lineRule="auto"/>
                                <w:rPr>
                                  <w:rFonts w:eastAsia="Calibri"/>
                                  <w:color w:val="000000"/>
                                  <w:sz w:val="18"/>
                                  <w:szCs w:val="18"/>
                                </w:rPr>
                              </w:pPr>
                            </w:p>
                            <w:p w14:paraId="35EF25BA" w14:textId="6D9A7EDC" w:rsidR="00503E11" w:rsidRPr="00D2146B" w:rsidRDefault="00503E11" w:rsidP="00100F82">
                              <w:pPr>
                                <w:spacing w:before="0" w:after="0" w:line="256" w:lineRule="auto"/>
                                <w:rPr>
                                  <w:sz w:val="18"/>
                                  <w:szCs w:val="18"/>
                                </w:rPr>
                              </w:pPr>
                              <w:r>
                                <w:rPr>
                                  <w:rFonts w:eastAsia="Calibri"/>
                                  <w:color w:val="000000"/>
                                  <w:sz w:val="18"/>
                                  <w:szCs w:val="18"/>
                                </w:rPr>
                                <w:t>m_parentTable</w:t>
                              </w:r>
                            </w:p>
                            <w:p w14:paraId="274031CF" w14:textId="32871C06" w:rsidR="00503E11" w:rsidRDefault="00503E1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03E11" w:rsidRDefault="00503E1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03E11" w:rsidRDefault="00503E11" w:rsidP="00D44BB8">
                              <w:pPr>
                                <w:spacing w:line="252" w:lineRule="auto"/>
                              </w:pPr>
                              <w:r>
                                <w:rPr>
                                  <w:rFonts w:eastAsia="Calibri"/>
                                  <w:color w:val="000000"/>
                                  <w:sz w:val="18"/>
                                  <w:szCs w:val="18"/>
                                </w:rPr>
                                <w:t>SymbolTable.CurrentTable</w:t>
                              </w:r>
                            </w:p>
                            <w:p w14:paraId="332537CB" w14:textId="66AB52F1" w:rsidR="00503E11" w:rsidRDefault="00503E11" w:rsidP="00D44BB8">
                              <w:pPr>
                                <w:spacing w:line="252" w:lineRule="auto"/>
                              </w:pPr>
                            </w:p>
                            <w:p w14:paraId="35DA4169" w14:textId="77777777" w:rsidR="00503E11" w:rsidRDefault="00503E1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03E11" w:rsidRPr="00610E6C" w:rsidRDefault="00503E1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03E11" w:rsidRPr="00D2146B" w:rsidRDefault="00503E11" w:rsidP="0050082D">
                        <w:pPr>
                          <w:spacing w:before="0" w:after="0"/>
                          <w:rPr>
                            <w:sz w:val="18"/>
                            <w:szCs w:val="18"/>
                            <w:lang w:val="sv-SE"/>
                          </w:rPr>
                        </w:pPr>
                        <w:r>
                          <w:rPr>
                            <w:sz w:val="18"/>
                            <w:szCs w:val="18"/>
                            <w:lang w:val="sv-SE"/>
                          </w:rPr>
                          <w:t>Static int globalInt</w:t>
                        </w:r>
                      </w:p>
                      <w:p w14:paraId="69A6032C" w14:textId="768161F7" w:rsidR="00503E11" w:rsidRDefault="00503E11" w:rsidP="0050082D">
                        <w:pPr>
                          <w:spacing w:before="0" w:after="0"/>
                          <w:rPr>
                            <w:sz w:val="18"/>
                            <w:szCs w:val="18"/>
                            <w:lang w:val="sv-SE"/>
                          </w:rPr>
                        </w:pPr>
                        <w:r>
                          <w:rPr>
                            <w:sz w:val="18"/>
                            <w:szCs w:val="18"/>
                            <w:lang w:val="sv-SE"/>
                          </w:rPr>
                          <w:t>Static int i</w:t>
                        </w:r>
                      </w:p>
                      <w:p w14:paraId="65DC2C71" w14:textId="7AEEED2D" w:rsidR="00503E11" w:rsidRDefault="00503E11" w:rsidP="0050082D">
                        <w:pPr>
                          <w:spacing w:before="0" w:after="0"/>
                          <w:rPr>
                            <w:sz w:val="18"/>
                            <w:szCs w:val="18"/>
                            <w:lang w:val="sv-SE"/>
                          </w:rPr>
                        </w:pPr>
                      </w:p>
                      <w:p w14:paraId="3B0DD407" w14:textId="21D67AC3" w:rsidR="00503E11" w:rsidRPr="001B6705" w:rsidRDefault="00503E1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03E11" w:rsidRPr="00D2146B" w:rsidRDefault="00503E1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03E11" w:rsidRPr="00D2146B" w:rsidRDefault="00503E1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03E11" w:rsidRDefault="00503E11"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03E11" w:rsidRPr="00D2146B" w:rsidRDefault="00503E11" w:rsidP="0050082D">
                        <w:pPr>
                          <w:spacing w:before="0" w:after="0" w:line="256" w:lineRule="auto"/>
                          <w:rPr>
                            <w:sz w:val="18"/>
                            <w:szCs w:val="18"/>
                          </w:rPr>
                        </w:pPr>
                        <w:r>
                          <w:rPr>
                            <w:sz w:val="18"/>
                            <w:szCs w:val="18"/>
                          </w:rPr>
                          <w:t>Auto mainChar : char</w:t>
                        </w:r>
                      </w:p>
                      <w:p w14:paraId="302437A3" w14:textId="77777777" w:rsidR="00503E11" w:rsidRDefault="00503E11" w:rsidP="0050082D">
                        <w:pPr>
                          <w:spacing w:before="0" w:after="0" w:line="256" w:lineRule="auto"/>
                          <w:rPr>
                            <w:rFonts w:eastAsia="Calibri"/>
                            <w:color w:val="000000"/>
                            <w:sz w:val="18"/>
                            <w:szCs w:val="18"/>
                          </w:rPr>
                        </w:pPr>
                      </w:p>
                      <w:p w14:paraId="71CC6A80" w14:textId="77C30F45" w:rsidR="00503E11" w:rsidRPr="00D2146B" w:rsidRDefault="00503E11" w:rsidP="008C458D">
                        <w:pPr>
                          <w:spacing w:before="0" w:after="0" w:line="256" w:lineRule="auto"/>
                          <w:rPr>
                            <w:sz w:val="18"/>
                            <w:szCs w:val="18"/>
                          </w:rPr>
                        </w:pPr>
                        <w:r>
                          <w:rPr>
                            <w:rFonts w:eastAsia="Calibri"/>
                            <w:color w:val="000000"/>
                            <w:sz w:val="18"/>
                            <w:szCs w:val="18"/>
                          </w:rPr>
                          <w:t>m_parentTable</w:t>
                        </w:r>
                      </w:p>
                      <w:p w14:paraId="4A1EB75F" w14:textId="77777777" w:rsidR="00503E11" w:rsidRPr="00D2146B" w:rsidRDefault="00503E11" w:rsidP="0050082D">
                        <w:pPr>
                          <w:spacing w:before="0" w:after="0" w:line="256" w:lineRule="auto"/>
                          <w:rPr>
                            <w:sz w:val="18"/>
                            <w:szCs w:val="18"/>
                          </w:rPr>
                        </w:pPr>
                        <w:r w:rsidRPr="00D2146B">
                          <w:rPr>
                            <w:rFonts w:eastAsia="Calibri"/>
                            <w:color w:val="000000"/>
                            <w:sz w:val="18"/>
                            <w:szCs w:val="18"/>
                          </w:rPr>
                          <w:t> </w:t>
                        </w:r>
                      </w:p>
                      <w:p w14:paraId="176D8F8E" w14:textId="77777777" w:rsidR="00503E11" w:rsidRPr="00D2146B" w:rsidRDefault="00503E1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03E11" w:rsidRPr="00D2146B" w:rsidRDefault="00503E1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03E11" w:rsidRPr="00D2146B" w:rsidRDefault="00503E11" w:rsidP="0050082D">
                        <w:pPr>
                          <w:spacing w:before="0" w:after="0" w:line="254" w:lineRule="auto"/>
                          <w:rPr>
                            <w:sz w:val="18"/>
                            <w:szCs w:val="18"/>
                          </w:rPr>
                        </w:pPr>
                        <w:r>
                          <w:rPr>
                            <w:rFonts w:eastAsia="Calibri"/>
                            <w:color w:val="000000"/>
                            <w:sz w:val="18"/>
                            <w:szCs w:val="18"/>
                          </w:rPr>
                          <w:t>auto int i</w:t>
                        </w:r>
                      </w:p>
                      <w:p w14:paraId="1EB866A9" w14:textId="57278A33" w:rsidR="00503E11" w:rsidRDefault="00503E1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03E11" w:rsidRDefault="00503E11" w:rsidP="00073BF2">
                        <w:pPr>
                          <w:spacing w:before="0" w:after="0" w:line="254" w:lineRule="auto"/>
                          <w:rPr>
                            <w:rFonts w:eastAsia="Calibri"/>
                            <w:color w:val="000000"/>
                            <w:sz w:val="18"/>
                            <w:szCs w:val="18"/>
                          </w:rPr>
                        </w:pPr>
                      </w:p>
                      <w:p w14:paraId="55FF5C13" w14:textId="77777777" w:rsidR="00503E11" w:rsidRPr="00D2146B" w:rsidRDefault="00503E11" w:rsidP="00073BF2">
                        <w:pPr>
                          <w:spacing w:before="0" w:after="0" w:line="256" w:lineRule="auto"/>
                          <w:rPr>
                            <w:sz w:val="18"/>
                            <w:szCs w:val="18"/>
                          </w:rPr>
                        </w:pPr>
                        <w:r>
                          <w:rPr>
                            <w:rFonts w:eastAsia="Calibri"/>
                            <w:color w:val="000000"/>
                            <w:sz w:val="18"/>
                            <w:szCs w:val="18"/>
                          </w:rPr>
                          <w:t>m_parentTable</w:t>
                        </w:r>
                      </w:p>
                      <w:p w14:paraId="20CF0F08" w14:textId="77777777" w:rsidR="00503E11" w:rsidRPr="00D2146B" w:rsidRDefault="00503E11" w:rsidP="00073BF2">
                        <w:pPr>
                          <w:spacing w:before="0" w:after="0" w:line="254" w:lineRule="auto"/>
                          <w:rPr>
                            <w:sz w:val="18"/>
                            <w:szCs w:val="18"/>
                          </w:rPr>
                        </w:pPr>
                      </w:p>
                      <w:p w14:paraId="2347329E" w14:textId="77777777" w:rsidR="00503E11" w:rsidRPr="00D2146B" w:rsidRDefault="00503E11" w:rsidP="0050082D">
                        <w:pPr>
                          <w:spacing w:before="0" w:after="0" w:line="254" w:lineRule="auto"/>
                          <w:rPr>
                            <w:sz w:val="18"/>
                            <w:szCs w:val="18"/>
                          </w:rPr>
                        </w:pPr>
                        <w:r w:rsidRPr="00D2146B">
                          <w:rPr>
                            <w:rFonts w:eastAsia="Calibri"/>
                            <w:color w:val="000000"/>
                            <w:sz w:val="18"/>
                            <w:szCs w:val="18"/>
                          </w:rPr>
                          <w:t> </w:t>
                        </w:r>
                      </w:p>
                      <w:p w14:paraId="7D6DAD56" w14:textId="77777777" w:rsidR="00503E11" w:rsidRPr="00D2146B" w:rsidRDefault="00503E1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03E11" w:rsidRPr="00D2146B" w:rsidRDefault="00503E1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03E11" w:rsidRPr="00100F82" w:rsidRDefault="00503E11" w:rsidP="00100F82">
                        <w:pPr>
                          <w:spacing w:before="0" w:after="0"/>
                          <w:rPr>
                            <w:sz w:val="18"/>
                            <w:szCs w:val="18"/>
                          </w:rPr>
                        </w:pPr>
                        <w:r w:rsidRPr="00100F82">
                          <w:rPr>
                            <w:sz w:val="18"/>
                            <w:szCs w:val="18"/>
                          </w:rPr>
                          <w:t>auto int i</w:t>
                        </w:r>
                      </w:p>
                      <w:p w14:paraId="5D0A676C" w14:textId="673BC4F3" w:rsidR="00503E11" w:rsidRPr="00100F82" w:rsidRDefault="00503E11" w:rsidP="00100F82">
                        <w:pPr>
                          <w:spacing w:before="0" w:after="0"/>
                          <w:rPr>
                            <w:sz w:val="18"/>
                            <w:szCs w:val="18"/>
                          </w:rPr>
                        </w:pPr>
                        <w:r w:rsidRPr="00100F82">
                          <w:rPr>
                            <w:sz w:val="18"/>
                            <w:szCs w:val="18"/>
                          </w:rPr>
                          <w:t>auto double blockDouble</w:t>
                        </w:r>
                      </w:p>
                      <w:p w14:paraId="5B01AFF6" w14:textId="77777777" w:rsidR="00503E11" w:rsidRDefault="00503E11" w:rsidP="00100F82">
                        <w:pPr>
                          <w:spacing w:before="0" w:after="0" w:line="256" w:lineRule="auto"/>
                          <w:rPr>
                            <w:rFonts w:eastAsia="Calibri"/>
                            <w:color w:val="000000"/>
                            <w:sz w:val="18"/>
                            <w:szCs w:val="18"/>
                          </w:rPr>
                        </w:pPr>
                      </w:p>
                      <w:p w14:paraId="35EF25BA" w14:textId="6D9A7EDC" w:rsidR="00503E11" w:rsidRPr="00D2146B" w:rsidRDefault="00503E11" w:rsidP="00100F82">
                        <w:pPr>
                          <w:spacing w:before="0" w:after="0" w:line="256" w:lineRule="auto"/>
                          <w:rPr>
                            <w:sz w:val="18"/>
                            <w:szCs w:val="18"/>
                          </w:rPr>
                        </w:pPr>
                        <w:r>
                          <w:rPr>
                            <w:rFonts w:eastAsia="Calibri"/>
                            <w:color w:val="000000"/>
                            <w:sz w:val="18"/>
                            <w:szCs w:val="18"/>
                          </w:rPr>
                          <w:t>m_parentTable</w:t>
                        </w:r>
                      </w:p>
                      <w:p w14:paraId="274031CF" w14:textId="32871C06" w:rsidR="00503E11" w:rsidRDefault="00503E1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03E11" w:rsidRDefault="00503E1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03E11" w:rsidRDefault="00503E11" w:rsidP="00D44BB8">
                        <w:pPr>
                          <w:spacing w:line="252" w:lineRule="auto"/>
                        </w:pPr>
                        <w:r>
                          <w:rPr>
                            <w:rFonts w:eastAsia="Calibri"/>
                            <w:color w:val="000000"/>
                            <w:sz w:val="18"/>
                            <w:szCs w:val="18"/>
                          </w:rPr>
                          <w:t>SymbolTable.CurrentTable</w:t>
                        </w:r>
                      </w:p>
                      <w:p w14:paraId="332537CB" w14:textId="66AB52F1" w:rsidR="00503E11" w:rsidRDefault="00503E11" w:rsidP="00D44BB8">
                        <w:pPr>
                          <w:spacing w:line="252" w:lineRule="auto"/>
                        </w:pPr>
                      </w:p>
                      <w:p w14:paraId="35DA4169" w14:textId="77777777" w:rsidR="00503E11" w:rsidRDefault="00503E1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03E11" w:rsidRPr="00610E6C" w:rsidRDefault="00503E1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41" w:name="_Toc54119912"/>
      <w:r w:rsidRPr="00D822A3">
        <w:rPr>
          <w:lang w:val="en-GB"/>
        </w:rPr>
        <w:t>The Symbol</w:t>
      </w:r>
      <w:bookmarkEnd w:id="241"/>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2" w:author="Stefan Bjornander" w:date="2015-04-25T18:28:00Z">
        <w:r w:rsidR="008154C7" w:rsidRPr="00D822A3">
          <w:rPr>
            <w:lang w:val="en-GB"/>
          </w:rPr>
          <w:t>T</w:t>
        </w:r>
      </w:ins>
      <w:ins w:id="243" w:author="Stefan Bjornander" w:date="2015-04-25T16:11:00Z">
        <w:r w:rsidR="008154C7" w:rsidRPr="00D822A3">
          <w:rPr>
            <w:lang w:val="en-GB"/>
          </w:rPr>
          <w:t xml:space="preserve">he </w:t>
        </w:r>
      </w:ins>
      <w:r w:rsidR="00FB1C41" w:rsidRPr="00D822A3">
        <w:rPr>
          <w:lang w:val="en-GB"/>
        </w:rPr>
        <w:t>r</w:t>
      </w:r>
      <w:ins w:id="244" w:author="Stefan Bjornander" w:date="2015-04-25T16:11:00Z">
        <w:r w:rsidR="008154C7" w:rsidRPr="00D822A3">
          <w:rPr>
            <w:lang w:val="en-GB"/>
          </w:rPr>
          <w:t>egister storage has been included for the sake of completeness</w:t>
        </w:r>
      </w:ins>
      <w:r w:rsidR="00FB1C41" w:rsidRPr="00D822A3">
        <w:rPr>
          <w:lang w:val="en-GB"/>
        </w:rPr>
        <w:t>. T</w:t>
      </w:r>
      <w:ins w:id="245"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6" w:author="Stefan Bjornander" w:date="2015-04-25T18:27:00Z">
        <w:r w:rsidRPr="00D822A3">
          <w:rPr>
            <w:lang w:val="en-GB"/>
          </w:rPr>
          <w:t xml:space="preserve">If the storage specifier is omitted a global variable is regarded as static and a local variable is </w:t>
        </w:r>
      </w:ins>
      <w:ins w:id="247" w:author="Stefan Bjornander" w:date="2015-04-25T18:28:00Z">
        <w:r w:rsidRPr="00D822A3">
          <w:rPr>
            <w:lang w:val="en-GB"/>
          </w:rPr>
          <w:t>regarded as auto.</w:t>
        </w:r>
      </w:ins>
      <w:r w:rsidRPr="00D822A3">
        <w:rPr>
          <w:lang w:val="en-GB"/>
        </w:rPr>
        <w:t xml:space="preserve"> In this book, t</w:t>
      </w:r>
      <w:ins w:id="248"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Pr="00D822A3">
        <w:rPr>
          <w:lang w:val="en-GB"/>
        </w:rPr>
        <w:t>dereferred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9" w:author="Stefan Bjornander" w:date="2015-04-25T10:11:00Z">
            <w:rPr>
              <w:rStyle w:val="CodeInText"/>
            </w:rPr>
          </w:rPrChange>
        </w:rPr>
        <w:t>typedef</w:t>
      </w:r>
      <w:r w:rsidRPr="00D822A3">
        <w:rPr>
          <w:lang w:val="en-GB"/>
        </w:rPr>
        <w:t>, in the table.</w:t>
      </w:r>
      <w:ins w:id="250" w:author="Stefan Bjornander" w:date="2015-04-25T10:11:00Z">
        <w:r w:rsidRPr="00D822A3">
          <w:rPr>
            <w:lang w:val="en-GB"/>
          </w:rPr>
          <w:t xml:space="preserve"> In some compiler technique </w:t>
        </w:r>
      </w:ins>
      <w:r w:rsidR="00440B10" w:rsidRPr="00D822A3">
        <w:rPr>
          <w:lang w:val="en-GB"/>
        </w:rPr>
        <w:t>textbooks,</w:t>
      </w:r>
      <w:ins w:id="251" w:author="Stefan Bjornander" w:date="2015-04-25T10:11:00Z">
        <w:r w:rsidRPr="00D822A3">
          <w:rPr>
            <w:lang w:val="en-GB"/>
          </w:rPr>
          <w:t xml:space="preserve"> the table is called</w:t>
        </w:r>
      </w:ins>
      <w:ins w:id="252" w:author="Stefan Bjornander" w:date="2015-04-25T10:14:00Z">
        <w:r w:rsidRPr="00D822A3">
          <w:rPr>
            <w:lang w:val="en-GB"/>
          </w:rPr>
          <w:t xml:space="preserve"> the </w:t>
        </w:r>
        <w:r w:rsidRPr="00D822A3">
          <w:rPr>
            <w:rStyle w:val="CodeInText"/>
            <w:i/>
            <w:lang w:val="en-GB"/>
            <w:rPrChange w:id="253"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4" w:name="_Toc54119913"/>
      <w:r w:rsidRPr="00D822A3">
        <w:rPr>
          <w:lang w:val="en-GB"/>
        </w:rPr>
        <w:t>Static Symbols</w:t>
      </w:r>
      <w:bookmarkEnd w:id="254"/>
    </w:p>
    <w:p w14:paraId="0AA5AF9F" w14:textId="3509F1EC"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5" w:name="_Toc54119914"/>
      <w:r w:rsidRPr="00D822A3">
        <w:rPr>
          <w:lang w:val="en-GB"/>
        </w:rPr>
        <w:lastRenderedPageBreak/>
        <w:t>The Type System</w:t>
      </w:r>
      <w:bookmarkEnd w:id="255"/>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6" w:author="Stefan Bjornander" w:date="2015-04-25T10:33:00Z"/>
          <w:color w:val="auto"/>
          <w:lang w:val="en-GB"/>
        </w:rPr>
        <w:pPrChange w:id="257"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8" w:author="Stefan Bjornander" w:date="2015-04-25T10:40:00Z">
          <w:pPr>
            <w:pStyle w:val="Rubrik3"/>
          </w:pPr>
        </w:pPrChange>
      </w:pPr>
      <w:ins w:id="259" w:author="Stefan Bjornander" w:date="2015-04-25T10:41:00Z">
        <w:r w:rsidRPr="00D822A3">
          <w:rPr>
            <w:lang w:val="en-GB"/>
          </w:rPr>
          <w:t>Contrary</w:t>
        </w:r>
      </w:ins>
      <w:ins w:id="260" w:author="Stefan Bjornander" w:date="2015-04-25T10:40:00Z">
        <w:r w:rsidRPr="00D822A3">
          <w:rPr>
            <w:lang w:val="en-GB"/>
          </w:rPr>
          <w:t xml:space="preserve"> to some other languages, there is no logical type in C. </w:t>
        </w:r>
      </w:ins>
      <w:ins w:id="261"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2"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3" w:author="Stefan Bjornander" w:date="2015-04-25T10:42:00Z">
        <w:r w:rsidRPr="00D822A3">
          <w:rPr>
            <w:lang w:val="en-GB"/>
          </w:rPr>
          <w:t>The</w:t>
        </w:r>
      </w:ins>
      <w:r w:rsidRPr="00D822A3">
        <w:rPr>
          <w:lang w:val="en-GB"/>
        </w:rPr>
        <w:t xml:space="preserve"> logical</w:t>
      </w:r>
      <w:ins w:id="264" w:author="Stefan Bjornander" w:date="2015-04-25T10:42:00Z">
        <w:r w:rsidRPr="00D822A3">
          <w:rPr>
            <w:lang w:val="en-GB"/>
          </w:rPr>
          <w:t xml:space="preserve"> type holds the </w:t>
        </w:r>
      </w:ins>
      <w:ins w:id="265" w:author="Stefan Bjornander" w:date="2015-04-25T10:43:00Z">
        <w:r w:rsidRPr="00D822A3">
          <w:rPr>
            <w:lang w:val="en-GB"/>
          </w:rPr>
          <w:t xml:space="preserve">two </w:t>
        </w:r>
      </w:ins>
      <w:ins w:id="266" w:author="Stefan Bjornander" w:date="2015-04-25T10:42:00Z">
        <w:r w:rsidRPr="00D822A3">
          <w:rPr>
            <w:lang w:val="en-GB"/>
          </w:rPr>
          <w:t xml:space="preserve">sets </w:t>
        </w:r>
        <w:r w:rsidRPr="00D822A3">
          <w:rPr>
            <w:rStyle w:val="KeyWord0"/>
            <w:lang w:val="en-GB"/>
            <w:rPrChange w:id="267" w:author="Stefan Bjornander" w:date="2015-04-25T10:42:00Z">
              <w:rPr>
                <w:rStyle w:val="CodeInText"/>
              </w:rPr>
            </w:rPrChange>
          </w:rPr>
          <w:t>m_trueSet</w:t>
        </w:r>
        <w:r w:rsidRPr="00D822A3">
          <w:rPr>
            <w:lang w:val="en-GB"/>
          </w:rPr>
          <w:t xml:space="preserve"> and </w:t>
        </w:r>
        <w:r w:rsidRPr="00D822A3">
          <w:rPr>
            <w:rStyle w:val="KeyWord0"/>
            <w:lang w:val="en-GB"/>
            <w:rPrChange w:id="268" w:author="Stefan Bjornander" w:date="2015-04-25T10:42:00Z">
              <w:rPr>
                <w:rStyle w:val="CodeInText"/>
              </w:rPr>
            </w:rPrChange>
          </w:rPr>
          <w:t>m_falseSet</w:t>
        </w:r>
        <w:r w:rsidRPr="00D822A3">
          <w:rPr>
            <w:lang w:val="en-GB"/>
          </w:rPr>
          <w:t xml:space="preserve">, which hold </w:t>
        </w:r>
      </w:ins>
      <w:ins w:id="269" w:author="Stefan Bjornander" w:date="2015-04-25T10:43:00Z">
        <w:r w:rsidRPr="00D822A3">
          <w:rPr>
            <w:lang w:val="en-GB"/>
          </w:rPr>
          <w:t>middle code address</w:t>
        </w:r>
      </w:ins>
      <w:ins w:id="270" w:author="Stefan Bjornander" w:date="2015-04-25T10:44:00Z">
        <w:r w:rsidRPr="00D822A3">
          <w:rPr>
            <w:lang w:val="en-GB"/>
          </w:rPr>
          <w:t>es</w:t>
        </w:r>
      </w:ins>
      <w:ins w:id="271" w:author="Stefan Bjornander" w:date="2015-04-25T10:43:00Z">
        <w:r w:rsidRPr="00D822A3">
          <w:rPr>
            <w:lang w:val="en-GB"/>
          </w:rPr>
          <w:t xml:space="preserve"> to jumps </w:t>
        </w:r>
      </w:ins>
      <w:r w:rsidRPr="00D822A3">
        <w:rPr>
          <w:lang w:val="en-GB"/>
        </w:rPr>
        <w:t>instructions that</w:t>
      </w:r>
      <w:ins w:id="272" w:author="Stefan Bjornander" w:date="2015-04-25T10:44:00Z">
        <w:r w:rsidRPr="00D822A3">
          <w:rPr>
            <w:lang w:val="en-GB"/>
          </w:rPr>
          <w:t xml:space="preserve"> will later be filled with the address</w:t>
        </w:r>
      </w:ins>
      <w:r w:rsidRPr="00D822A3">
        <w:rPr>
          <w:lang w:val="en-GB"/>
        </w:rPr>
        <w:t>es</w:t>
      </w:r>
      <w:ins w:id="273" w:author="Stefan Bjornander" w:date="2015-04-25T10:44:00Z">
        <w:r w:rsidRPr="00D822A3">
          <w:rPr>
            <w:lang w:val="en-GB"/>
          </w:rPr>
          <w:t xml:space="preserve"> to jump </w:t>
        </w:r>
      </w:ins>
      <w:r w:rsidRPr="00D822A3">
        <w:rPr>
          <w:lang w:val="en-GB"/>
        </w:rPr>
        <w:t xml:space="preserve">to </w:t>
      </w:r>
      <w:ins w:id="274"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5"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6" w:author="Stefan Bjornander" w:date="2015-04-25T10:39:00Z">
        <w:r w:rsidR="00B402D5" w:rsidRPr="00D822A3">
          <w:rPr>
            <w:lang w:val="en-GB"/>
          </w:rPr>
          <w:t>The bi</w:t>
        </w:r>
      </w:ins>
      <w:r w:rsidR="00B402D5" w:rsidRPr="00D822A3">
        <w:rPr>
          <w:lang w:val="en-GB"/>
        </w:rPr>
        <w:t>t</w:t>
      </w:r>
      <w:ins w:id="277"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8" w:author="Stefan Bjornander" w:date="2015-04-25T10:39:00Z">
        <w:r w:rsidR="00B402D5" w:rsidRPr="00D822A3">
          <w:rPr>
            <w:lang w:val="en-GB"/>
          </w:rPr>
          <w:t xml:space="preserve">is used </w:t>
        </w:r>
      </w:ins>
      <w:ins w:id="279" w:author="Stefan Bjornander" w:date="2015-04-25T10:40:00Z">
        <w:r w:rsidR="00481C24" w:rsidRPr="00D822A3">
          <w:rPr>
            <w:lang w:val="en-GB"/>
          </w:rPr>
          <w:t>to set the unused bits to zero</w:t>
        </w:r>
      </w:ins>
      <w:r w:rsidR="00481C24" w:rsidRPr="00D822A3">
        <w:rPr>
          <w:lang w:val="en-GB"/>
        </w:rPr>
        <w:t xml:space="preserve"> </w:t>
      </w:r>
      <w:ins w:id="280"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81" w:author="Stefan Bjornander" w:date="2015-04-25T11:02:00Z">
        <w:r w:rsidRPr="00D822A3">
          <w:rPr>
            <w:lang w:val="en-GB"/>
          </w:rPr>
          <w:t xml:space="preserve">The type pointed at is null when the type is created, it will later be set by the </w:t>
        </w:r>
      </w:ins>
      <w:r w:rsidRPr="00D822A3">
        <w:rPr>
          <w:lang w:val="en-GB"/>
        </w:rPr>
        <w:t>declarator</w:t>
      </w:r>
      <w:ins w:id="282" w:author="Stefan Bjornander" w:date="2015-04-25T11:02:00Z">
        <w:r w:rsidRPr="00D822A3">
          <w:rPr>
            <w:lang w:val="en-GB"/>
          </w:rPr>
          <w:t xml:space="preserve"> type.</w:t>
        </w:r>
      </w:ins>
      <w:ins w:id="283"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4"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5" w:author="Stefan Bjornander" w:date="2015-04-25T11:00:00Z">
        <w:r w:rsidR="00270234" w:rsidRPr="00D822A3">
          <w:rPr>
            <w:lang w:val="en-GB"/>
          </w:rPr>
          <w:t>hen the type is created</w:t>
        </w:r>
      </w:ins>
      <w:r w:rsidR="00270234" w:rsidRPr="00D822A3">
        <w:rPr>
          <w:lang w:val="en-GB"/>
        </w:rPr>
        <w:t>, t</w:t>
      </w:r>
      <w:ins w:id="286" w:author="Stefan Bjornander" w:date="2015-04-25T11:00:00Z">
        <w:r w:rsidR="007071E3" w:rsidRPr="00D822A3">
          <w:rPr>
            <w:lang w:val="en-GB"/>
          </w:rPr>
          <w:t>he array size can be zero. In that case it will later be set by the length of its ini</w:t>
        </w:r>
      </w:ins>
      <w:ins w:id="287" w:author="Stefan Bjornander" w:date="2015-04-25T11:01:00Z">
        <w:r w:rsidR="007071E3" w:rsidRPr="00D822A3">
          <w:rPr>
            <w:lang w:val="en-GB"/>
          </w:rPr>
          <w:t xml:space="preserve">tialization </w:t>
        </w:r>
      </w:ins>
      <w:ins w:id="288"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9"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90" w:author="Stefan Bjornander" w:date="2015-04-25T10:38:00Z">
          <w:pPr>
            <w:pStyle w:val="Rubrik3"/>
          </w:pPr>
        </w:pPrChange>
      </w:pPr>
      <w:ins w:id="291" w:author="Stefan Bjornander" w:date="2015-04-25T10:38:00Z">
        <w:r w:rsidRPr="00D822A3">
          <w:rPr>
            <w:lang w:val="en-GB"/>
          </w:rPr>
          <w:t>The enumeration type (</w:t>
        </w:r>
        <w:proofErr w:type="spellStart"/>
        <w:r w:rsidRPr="00D822A3">
          <w:rPr>
            <w:rStyle w:val="KeyWord0"/>
            <w:lang w:val="en-GB"/>
            <w:rPrChange w:id="292"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3"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4"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5"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6" w:author="Stefan Bjornander" w:date="2015-04-25T10:38:00Z">
        <w:r w:rsidRPr="00D822A3">
          <w:rPr>
            <w:lang w:val="en-GB"/>
          </w:rPr>
          <w:t xml:space="preserve"> initialize its value. </w:t>
        </w:r>
      </w:ins>
      <w:r w:rsidRPr="00D822A3">
        <w:rPr>
          <w:lang w:val="en-GB"/>
        </w:rPr>
        <w:t>Therefore,</w:t>
      </w:r>
      <w:ins w:id="297" w:author="Stefan Bjornander" w:date="2015-04-25T10:38:00Z">
        <w:r w:rsidRPr="00D822A3">
          <w:rPr>
            <w:lang w:val="en-GB"/>
          </w:rPr>
          <w:t xml:space="preserve"> we add the </w:t>
        </w:r>
        <w:r w:rsidRPr="00D822A3">
          <w:rPr>
            <w:rStyle w:val="KeyWord0"/>
            <w:lang w:val="en-GB"/>
            <w:rPrChange w:id="298"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99"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w:t>
      </w:r>
      <w:proofErr w:type="spellStart"/>
      <w:r w:rsidRPr="00D822A3">
        <w:rPr>
          <w:highlight w:val="white"/>
          <w:lang w:val="en-GB"/>
        </w:rPr>
        <w:t>signe</w:t>
      </w:r>
      <w:proofErr w:type="spellEnd"/>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300" w:author="Stefan Bjornander" w:date="2015-04-25T11:15:00Z"/>
          <w:lang w:val="en-GB"/>
        </w:rPr>
        <w:pPrChange w:id="301" w:author="Stefan Bjornander" w:date="2015-04-25T14:54:00Z">
          <w:pPr>
            <w:pStyle w:val="Rubrik3"/>
          </w:pPr>
        </w:pPrChange>
      </w:pPr>
      <w:ins w:id="302" w:author="Stefan Bjornander" w:date="2015-04-25T14:54:00Z">
        <w:r w:rsidRPr="00D822A3">
          <w:rPr>
            <w:lang w:val="en-GB"/>
          </w:rPr>
          <w:t xml:space="preserve">Each type has a size, even though void </w:t>
        </w:r>
      </w:ins>
      <w:ins w:id="303" w:author="Stefan Bjornander" w:date="2015-04-25T16:04:00Z">
        <w:r w:rsidRPr="00D822A3">
          <w:rPr>
            <w:lang w:val="en-GB"/>
          </w:rPr>
          <w:t>and</w:t>
        </w:r>
      </w:ins>
      <w:ins w:id="304" w:author="Stefan Bjornander" w:date="2015-04-25T14:54:00Z">
        <w:r w:rsidRPr="00D822A3">
          <w:rPr>
            <w:lang w:val="en-GB"/>
          </w:rPr>
          <w:t xml:space="preserve"> function ha</w:t>
        </w:r>
      </w:ins>
      <w:ins w:id="305" w:author="Stefan Bjornander" w:date="2015-04-25T16:04:00Z">
        <w:r w:rsidRPr="00D822A3">
          <w:rPr>
            <w:lang w:val="en-GB"/>
          </w:rPr>
          <w:t>ve</w:t>
        </w:r>
      </w:ins>
      <w:ins w:id="306" w:author="Stefan Bjornander" w:date="2015-04-25T14:54:00Z">
        <w:r w:rsidRPr="00D822A3">
          <w:rPr>
            <w:lang w:val="en-GB"/>
          </w:rPr>
          <w:t xml:space="preserve"> size zero. The size of an array is its size times the size of its type</w:t>
        </w:r>
      </w:ins>
      <w:ins w:id="307" w:author="Stefan Bjornander" w:date="2015-04-25T14:55:00Z">
        <w:r w:rsidRPr="00D822A3">
          <w:rPr>
            <w:lang w:val="en-GB"/>
          </w:rPr>
          <w:t xml:space="preserve">, the size of a struct is the sum of the sizes of its members, and the size of a union is the size of its </w:t>
        </w:r>
      </w:ins>
      <w:ins w:id="308" w:author="Stefan Bjornander" w:date="2015-04-25T16:04:00Z">
        <w:r w:rsidRPr="00D822A3">
          <w:rPr>
            <w:lang w:val="en-GB"/>
          </w:rPr>
          <w:t>largest</w:t>
        </w:r>
      </w:ins>
      <w:ins w:id="309" w:author="Stefan Bjornander" w:date="2015-04-25T14:55:00Z">
        <w:r w:rsidRPr="00D822A3">
          <w:rPr>
            <w:lang w:val="en-GB"/>
          </w:rPr>
          <w:t xml:space="preserve"> member. Not</w:t>
        </w:r>
      </w:ins>
      <w:ins w:id="310" w:author="Stefan Bjornander" w:date="2015-04-25T16:04:00Z">
        <w:r w:rsidRPr="00D822A3">
          <w:rPr>
            <w:lang w:val="en-GB"/>
          </w:rPr>
          <w:t>e</w:t>
        </w:r>
      </w:ins>
      <w:ins w:id="311"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2" w:author="Stefan Bjornander" w:date="2015-04-25T11:37:00Z">
        <w:r w:rsidRPr="00D822A3">
          <w:rPr>
            <w:lang w:val="en-GB"/>
          </w:rPr>
          <w:t xml:space="preserve">It is possible to define an array without </w:t>
        </w:r>
      </w:ins>
      <w:ins w:id="313" w:author="Stefan Bjornander" w:date="2015-04-25T11:38:00Z">
        <w:r w:rsidRPr="00D822A3">
          <w:rPr>
            <w:noProof/>
            <w:lang w:val="en-GB"/>
          </w:rPr>
          <w:t xml:space="preserve">stating its size, </w:t>
        </w:r>
      </w:ins>
      <w:ins w:id="314" w:author="Stefan Bjornander" w:date="2015-04-25T14:31:00Z">
        <w:r w:rsidRPr="00D822A3">
          <w:rPr>
            <w:noProof/>
            <w:lang w:val="en-GB"/>
          </w:rPr>
          <w:t>in which case the array is given the size zero. I</w:t>
        </w:r>
      </w:ins>
      <w:ins w:id="315" w:author="Stefan Bjornander" w:date="2015-04-25T11:38:00Z">
        <w:r w:rsidRPr="00D822A3">
          <w:rPr>
            <w:noProof/>
            <w:lang w:val="en-GB"/>
          </w:rPr>
          <w:t>n that case</w:t>
        </w:r>
      </w:ins>
      <w:ins w:id="316" w:author="Stefan Bjornander" w:date="2015-04-25T14:31:00Z">
        <w:r w:rsidRPr="00D822A3">
          <w:rPr>
            <w:noProof/>
            <w:lang w:val="en-GB"/>
          </w:rPr>
          <w:t>,</w:t>
        </w:r>
      </w:ins>
      <w:ins w:id="317" w:author="Stefan Bjornander" w:date="2015-04-25T11:38:00Z">
        <w:r w:rsidRPr="00D822A3">
          <w:rPr>
            <w:noProof/>
            <w:lang w:val="en-GB"/>
          </w:rPr>
          <w:t xml:space="preserve"> </w:t>
        </w:r>
      </w:ins>
      <w:ins w:id="318" w:author="Stefan Bjornander" w:date="2015-04-25T14:31:00Z">
        <w:r w:rsidRPr="00D822A3">
          <w:rPr>
            <w:noProof/>
            <w:lang w:val="en-GB"/>
          </w:rPr>
          <w:t>the</w:t>
        </w:r>
      </w:ins>
      <w:ins w:id="319" w:author="Stefan Bjornander" w:date="2015-04-25T11:38:00Z">
        <w:r w:rsidRPr="00D822A3">
          <w:rPr>
            <w:noProof/>
            <w:lang w:val="en-GB"/>
          </w:rPr>
          <w:t xml:space="preserve"> </w:t>
        </w:r>
      </w:ins>
      <w:ins w:id="320" w:author="Stefan Bjornander" w:date="2015-04-25T14:31:00Z">
        <w:r w:rsidRPr="00D822A3">
          <w:rPr>
            <w:noProof/>
            <w:lang w:val="en-GB"/>
          </w:rPr>
          <w:t xml:space="preserve">array </w:t>
        </w:r>
      </w:ins>
      <w:ins w:id="321" w:author="Stefan Bjornander" w:date="2015-04-25T11:38:00Z">
        <w:r w:rsidRPr="00D822A3">
          <w:rPr>
            <w:noProof/>
            <w:lang w:val="en-GB"/>
          </w:rPr>
          <w:t xml:space="preserve">size must be determined by the size of its initialization list. </w:t>
        </w:r>
      </w:ins>
      <w:ins w:id="322" w:author="Stefan Bjornander" w:date="2015-04-25T11:39:00Z">
        <w:r w:rsidRPr="00D822A3">
          <w:rPr>
            <w:noProof/>
            <w:lang w:val="en-GB"/>
          </w:rPr>
          <w:t xml:space="preserve">However, if the </w:t>
        </w:r>
      </w:ins>
      <w:ins w:id="323" w:author="Stefan Bjornander" w:date="2015-04-25T11:40:00Z">
        <w:r w:rsidRPr="00D822A3">
          <w:rPr>
            <w:noProof/>
            <w:lang w:val="en-GB"/>
          </w:rPr>
          <w:t xml:space="preserve">array </w:t>
        </w:r>
      </w:ins>
      <w:ins w:id="324" w:author="Stefan Bjornander" w:date="2015-04-25T11:39:00Z">
        <w:r w:rsidRPr="00D822A3">
          <w:rPr>
            <w:noProof/>
            <w:lang w:val="en-GB"/>
          </w:rPr>
          <w:t xml:space="preserve">definition </w:t>
        </w:r>
      </w:ins>
      <w:ins w:id="325" w:author="Stefan Bjornander" w:date="2015-04-25T11:40:00Z">
        <w:r w:rsidRPr="00D822A3">
          <w:rPr>
            <w:noProof/>
            <w:lang w:val="en-GB"/>
          </w:rPr>
          <w:t>lacks</w:t>
        </w:r>
      </w:ins>
      <w:ins w:id="326" w:author="Stefan Bjornander" w:date="2015-04-25T11:39:00Z">
        <w:r w:rsidRPr="00D822A3">
          <w:rPr>
            <w:noProof/>
            <w:lang w:val="en-GB"/>
          </w:rPr>
          <w:t xml:space="preserve"> an initialization list</w:t>
        </w:r>
      </w:ins>
      <w:ins w:id="327" w:author="Stefan Bjornander" w:date="2015-04-25T11:40:00Z">
        <w:r w:rsidRPr="00D822A3">
          <w:rPr>
            <w:noProof/>
            <w:lang w:val="en-GB"/>
          </w:rPr>
          <w:t xml:space="preserve">, the array </w:t>
        </w:r>
      </w:ins>
      <w:ins w:id="328" w:author="Stefan Bjornander" w:date="2015-04-25T14:31:00Z">
        <w:r w:rsidRPr="00D822A3">
          <w:rPr>
            <w:noProof/>
            <w:lang w:val="en-GB"/>
          </w:rPr>
          <w:t xml:space="preserve">keeps the size zero and is considered </w:t>
        </w:r>
      </w:ins>
      <w:ins w:id="329" w:author="Stefan Bjornander" w:date="2015-04-25T11:40:00Z">
        <w:r w:rsidRPr="00D822A3">
          <w:rPr>
            <w:noProof/>
            <w:lang w:val="en-GB"/>
          </w:rPr>
          <w:t>incomplete</w:t>
        </w:r>
      </w:ins>
      <w:ins w:id="330" w:author="Stefan Bjornander" w:date="2015-04-25T11:39:00Z">
        <w:r w:rsidRPr="00D822A3">
          <w:rPr>
            <w:noProof/>
            <w:lang w:val="en-GB"/>
          </w:rPr>
          <w:t>.</w:t>
        </w:r>
      </w:ins>
      <w:ins w:id="331" w:author="Stefan Bjornander" w:date="2015-04-25T14:30:00Z">
        <w:r w:rsidRPr="00D822A3">
          <w:rPr>
            <w:noProof/>
            <w:lang w:val="en-GB"/>
          </w:rPr>
          <w:t xml:space="preserve"> In the same</w:t>
        </w:r>
      </w:ins>
      <w:ins w:id="332" w:author="Stefan Bjornander" w:date="2015-04-25T14:33:00Z">
        <w:r w:rsidRPr="00D822A3">
          <w:rPr>
            <w:noProof/>
            <w:lang w:val="en-GB"/>
          </w:rPr>
          <w:t xml:space="preserve"> way</w:t>
        </w:r>
      </w:ins>
      <w:ins w:id="333" w:author="Stefan Bjornander" w:date="2015-04-25T14:30:00Z">
        <w:r w:rsidRPr="00D822A3">
          <w:rPr>
            <w:noProof/>
            <w:lang w:val="en-GB"/>
          </w:rPr>
          <w:t xml:space="preserve">, it is possible to define only the </w:t>
        </w:r>
      </w:ins>
      <w:ins w:id="334" w:author="Stefan Bjornander" w:date="2015-04-25T14:32:00Z">
        <w:r w:rsidRPr="00D822A3">
          <w:rPr>
            <w:noProof/>
            <w:lang w:val="en-GB"/>
          </w:rPr>
          <w:t>n</w:t>
        </w:r>
      </w:ins>
      <w:ins w:id="335" w:author="Stefan Bjornander" w:date="2015-04-25T14:33:00Z">
        <w:r w:rsidRPr="00D822A3">
          <w:rPr>
            <w:noProof/>
            <w:lang w:val="en-GB"/>
          </w:rPr>
          <w:t>ame tag</w:t>
        </w:r>
      </w:ins>
      <w:ins w:id="336" w:author="Stefan Bjornander" w:date="2015-04-25T14:30:00Z">
        <w:r w:rsidRPr="00D822A3">
          <w:rPr>
            <w:noProof/>
            <w:lang w:val="en-GB"/>
          </w:rPr>
          <w:t xml:space="preserve"> of a struct</w:t>
        </w:r>
      </w:ins>
      <w:ins w:id="337" w:author="Stefan Bjornander" w:date="2015-04-25T14:33:00Z">
        <w:r w:rsidRPr="00D822A3">
          <w:rPr>
            <w:noProof/>
            <w:lang w:val="en-GB"/>
          </w:rPr>
          <w:t xml:space="preserve"> or union</w:t>
        </w:r>
      </w:ins>
      <w:ins w:id="338" w:author="Stefan Bjornander" w:date="2015-04-25T14:30:00Z">
        <w:r w:rsidRPr="00D822A3">
          <w:rPr>
            <w:noProof/>
            <w:lang w:val="en-GB"/>
          </w:rPr>
          <w:t xml:space="preserve">, with its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w:t>
        </w:r>
      </w:ins>
      <w:ins w:id="341" w:author="Stefan Bjornander" w:date="2015-04-25T14:30:00Z">
        <w:r w:rsidRPr="00D822A3">
          <w:rPr>
            <w:noProof/>
            <w:lang w:val="en-GB"/>
          </w:rPr>
          <w:t xml:space="preserve">to be defined later. </w:t>
        </w:r>
      </w:ins>
      <w:ins w:id="342" w:author="Stefan Bjornander" w:date="2015-04-25T14:32:00Z">
        <w:r w:rsidRPr="00D822A3">
          <w:rPr>
            <w:noProof/>
            <w:lang w:val="en-GB"/>
          </w:rPr>
          <w:t xml:space="preserve">In that case, the member </w:t>
        </w:r>
      </w:ins>
      <w:r w:rsidRPr="00D822A3">
        <w:rPr>
          <w:noProof/>
          <w:lang w:val="en-GB"/>
        </w:rPr>
        <w:t>map</w:t>
      </w:r>
      <w:ins w:id="343" w:author="Stefan Bjornander" w:date="2015-04-25T14:32:00Z">
        <w:r w:rsidRPr="00D822A3">
          <w:rPr>
            <w:noProof/>
            <w:lang w:val="en-GB"/>
          </w:rPr>
          <w:t xml:space="preserve"> is given the value null, which is keep if the </w:t>
        </w:r>
      </w:ins>
      <w:ins w:id="344" w:author="Stefan Bjornander" w:date="2015-04-25T14:33:00Z">
        <w:r w:rsidRPr="00D822A3">
          <w:rPr>
            <w:noProof/>
            <w:lang w:val="en-GB"/>
          </w:rPr>
          <w:t xml:space="preserve">member </w:t>
        </w:r>
      </w:ins>
      <w:r w:rsidRPr="00D822A3">
        <w:rPr>
          <w:noProof/>
          <w:lang w:val="en-GB"/>
        </w:rPr>
        <w:t>map</w:t>
      </w:r>
      <w:ins w:id="345" w:author="Stefan Bjornander" w:date="2015-04-25T14:33:00Z">
        <w:r w:rsidRPr="00D822A3">
          <w:rPr>
            <w:noProof/>
            <w:lang w:val="en-GB"/>
          </w:rPr>
          <w:t xml:space="preserve"> is n</w:t>
        </w:r>
      </w:ins>
      <w:r w:rsidRPr="00D822A3">
        <w:rPr>
          <w:noProof/>
          <w:lang w:val="en-GB"/>
        </w:rPr>
        <w:t>ot</w:t>
      </w:r>
      <w:ins w:id="346" w:author="Stefan Bjornander" w:date="2015-04-25T14:33:00Z">
        <w:r w:rsidRPr="00D822A3">
          <w:rPr>
            <w:noProof/>
            <w:lang w:val="en-GB"/>
          </w:rPr>
          <w:t xml:space="preserve"> defined, and the struct or union is consider incomplete.</w:t>
        </w:r>
      </w:ins>
      <w:ins w:id="347"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8"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9" w:author="Stefan Bjornander" w:date="2015-04-25T10:27:00Z">
          <w:pPr>
            <w:pStyle w:val="Rubrik3"/>
          </w:pPr>
        </w:pPrChange>
      </w:pPr>
      <w:ins w:id="350" w:author="Stefan Bjornander" w:date="2015-04-25T10:30:00Z">
        <w:r w:rsidRPr="00D822A3">
          <w:rPr>
            <w:lang w:val="en-GB"/>
          </w:rPr>
          <w:t xml:space="preserve">The idea of the volatile </w:t>
        </w:r>
      </w:ins>
      <w:ins w:id="351" w:author="Stefan Bjornander" w:date="2015-04-25T10:31:00Z">
        <w:r w:rsidRPr="00D822A3">
          <w:rPr>
            <w:lang w:val="en-GB"/>
          </w:rPr>
          <w:t xml:space="preserve">qualifier is to </w:t>
        </w:r>
      </w:ins>
      <w:ins w:id="352" w:author="Stefan Bjornander" w:date="2015-04-25T10:30:00Z">
        <w:r w:rsidRPr="00D822A3">
          <w:rPr>
            <w:lang w:val="en-GB"/>
          </w:rPr>
          <w:t xml:space="preserve">prevent optimization, and since this book </w:t>
        </w:r>
      </w:ins>
      <w:ins w:id="353" w:author="Stefan Bjornander" w:date="2015-04-25T10:31:00Z">
        <w:r w:rsidRPr="00D822A3">
          <w:rPr>
            <w:lang w:val="en-GB"/>
          </w:rPr>
          <w:t>is focused on optimization techniques</w:t>
        </w:r>
      </w:ins>
      <w:r w:rsidR="001832E0" w:rsidRPr="00D822A3">
        <w:rPr>
          <w:lang w:val="en-GB"/>
        </w:rPr>
        <w:t>,</w:t>
      </w:r>
      <w:ins w:id="354" w:author="Stefan Bjornander" w:date="2015-04-25T10:31:00Z">
        <w:r w:rsidRPr="00D822A3">
          <w:rPr>
            <w:lang w:val="en-GB"/>
          </w:rPr>
          <w:t xml:space="preserve"> we have no real use for the volatile </w:t>
        </w:r>
      </w:ins>
      <w:r w:rsidRPr="00D822A3">
        <w:rPr>
          <w:lang w:val="en-GB"/>
        </w:rPr>
        <w:t>qualifier</w:t>
      </w:r>
      <w:ins w:id="355" w:author="Stefan Bjornander" w:date="2015-04-25T10:31:00Z">
        <w:r w:rsidRPr="00D822A3">
          <w:rPr>
            <w:lang w:val="en-GB"/>
          </w:rPr>
          <w:t xml:space="preserve">. However, for the sake of </w:t>
        </w:r>
      </w:ins>
      <w:r w:rsidRPr="00D822A3">
        <w:rPr>
          <w:lang w:val="en-GB"/>
        </w:rPr>
        <w:t>completeness</w:t>
      </w:r>
      <w:ins w:id="356" w:author="Stefan Bjornander" w:date="2015-04-25T10:31:00Z">
        <w:r w:rsidRPr="00D822A3">
          <w:rPr>
            <w:lang w:val="en-GB"/>
          </w:rPr>
          <w:t xml:space="preserve"> we include the </w:t>
        </w:r>
        <w:r w:rsidRPr="00D822A3">
          <w:rPr>
            <w:rStyle w:val="KeyWord0"/>
            <w:lang w:val="en-GB"/>
            <w:rPrChange w:id="357" w:author="Stefan Bjornander" w:date="2015-04-25T10:32:00Z">
              <w:rPr>
                <w:rStyle w:val="CodeInText"/>
              </w:rPr>
            </w:rPrChange>
          </w:rPr>
          <w:t>m_volatile</w:t>
        </w:r>
        <w:r w:rsidRPr="00D822A3">
          <w:rPr>
            <w:lang w:val="en-GB"/>
          </w:rPr>
          <w:t xml:space="preserve"> field in the </w:t>
        </w:r>
        <w:r w:rsidRPr="00D822A3">
          <w:rPr>
            <w:rStyle w:val="KeyWord0"/>
            <w:lang w:val="en-GB"/>
            <w:rPrChange w:id="358"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59" w:author="Stefan Bjornander" w:date="2015-04-25T10:28:00Z">
        <w:r w:rsidRPr="00D822A3">
          <w:rPr>
            <w:lang w:val="en-GB"/>
          </w:rPr>
          <w:t xml:space="preserve"> type is constant if its field </w:t>
        </w:r>
        <w:r w:rsidRPr="00D822A3">
          <w:rPr>
            <w:rStyle w:val="KeyWord0"/>
            <w:lang w:val="en-GB"/>
            <w:rPrChange w:id="360" w:author="Stefan Bjornander" w:date="2015-04-25T10:28:00Z">
              <w:rPr>
                <w:rStyle w:val="CodeInText"/>
              </w:rPr>
            </w:rPrChange>
          </w:rPr>
          <w:t>m_constant</w:t>
        </w:r>
        <w:r w:rsidRPr="00D822A3">
          <w:rPr>
            <w:lang w:val="en-GB"/>
          </w:rPr>
          <w:t xml:space="preserve"> is true. However, </w:t>
        </w:r>
      </w:ins>
      <w:r w:rsidRPr="00D822A3">
        <w:rPr>
          <w:lang w:val="en-GB"/>
        </w:rPr>
        <w:t>a</w:t>
      </w:r>
      <w:ins w:id="361" w:author="Stefan Bjornander" w:date="2015-04-25T10:28:00Z">
        <w:r w:rsidRPr="00D822A3">
          <w:rPr>
            <w:lang w:val="en-GB"/>
          </w:rPr>
          <w:t xml:space="preserve"> struct or union is </w:t>
        </w:r>
      </w:ins>
      <w:r w:rsidR="00D96162" w:rsidRPr="00D822A3">
        <w:rPr>
          <w:lang w:val="en-GB"/>
        </w:rPr>
        <w:t>c</w:t>
      </w:r>
      <w:ins w:id="362" w:author="Stefan Bjornander" w:date="2015-04-25T10:29:00Z">
        <w:r w:rsidRPr="00D822A3">
          <w:rPr>
            <w:lang w:val="en-GB"/>
          </w:rPr>
          <w:t>onstant</w:t>
        </w:r>
      </w:ins>
      <w:ins w:id="363" w:author="Stefan Bjornander" w:date="2015-04-25T10:28:00Z">
        <w:r w:rsidRPr="00D822A3">
          <w:rPr>
            <w:lang w:val="en-GB"/>
          </w:rPr>
          <w:t xml:space="preserve"> if </w:t>
        </w:r>
      </w:ins>
      <w:ins w:id="364"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65" w:author="Stefan Bjornander" w:date="2015-04-25T10:29:00Z">
        <w:r w:rsidRPr="00D822A3">
          <w:rPr>
            <w:lang w:val="en-GB"/>
          </w:rPr>
          <w:t xml:space="preserve"> </w:t>
        </w:r>
      </w:ins>
      <w:r w:rsidR="00C04FC7" w:rsidRPr="00D822A3">
        <w:rPr>
          <w:lang w:val="en-GB"/>
        </w:rPr>
        <w:t xml:space="preserve">if </w:t>
      </w:r>
      <w:ins w:id="366" w:author="Stefan Bjornander" w:date="2015-04-25T10:29:00Z">
        <w:r w:rsidRPr="00D822A3">
          <w:rPr>
            <w:lang w:val="en-GB"/>
          </w:rPr>
          <w:t>is any of its members if (</w:t>
        </w:r>
      </w:ins>
      <w:ins w:id="367" w:author="Stefan Bjornander" w:date="2015-04-25T10:30:00Z">
        <w:r w:rsidRPr="00D822A3">
          <w:rPr>
            <w:lang w:val="en-GB"/>
          </w:rPr>
          <w:t>recursively</w:t>
        </w:r>
      </w:ins>
      <w:ins w:id="368" w:author="Stefan Bjornander" w:date="2015-04-25T10:29:00Z">
        <w:r w:rsidRPr="00D822A3">
          <w:rPr>
            <w:lang w:val="en-GB"/>
          </w:rPr>
          <w:t>)</w:t>
        </w:r>
      </w:ins>
      <w:ins w:id="369"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proofErr w:type="gramStart"/>
      <w:r w:rsidRPr="00D822A3">
        <w:rPr>
          <w:highlight w:val="white"/>
          <w:lang w:val="en-GB"/>
        </w:rPr>
        <w:t>completeness, since</w:t>
      </w:r>
      <w:proofErr w:type="gramEnd"/>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70" w:author="Stefan Bjornander" w:date="2015-04-25T14:35:00Z">
        <w:r w:rsidRPr="00D822A3">
          <w:rPr>
            <w:lang w:val="en-GB"/>
          </w:rPr>
          <w:t>Two pointer</w:t>
        </w:r>
      </w:ins>
      <w:r w:rsidRPr="00D822A3">
        <w:rPr>
          <w:noProof/>
          <w:lang w:val="en-GB"/>
        </w:rPr>
        <w:t>s</w:t>
      </w:r>
      <w:ins w:id="371" w:author="Stefan Bjornander" w:date="2015-04-25T14:35:00Z">
        <w:r w:rsidRPr="00D822A3">
          <w:rPr>
            <w:noProof/>
            <w:lang w:val="en-GB"/>
          </w:rPr>
          <w:t xml:space="preserve"> are </w:t>
        </w:r>
      </w:ins>
      <w:r w:rsidRPr="00D822A3">
        <w:rPr>
          <w:noProof/>
          <w:lang w:val="en-GB"/>
        </w:rPr>
        <w:t xml:space="preserve">considered to be </w:t>
      </w:r>
      <w:ins w:id="372" w:author="Stefan Bjornander" w:date="2015-04-25T14:35:00Z">
        <w:r w:rsidRPr="00D822A3">
          <w:rPr>
            <w:noProof/>
            <w:lang w:val="en-GB"/>
          </w:rPr>
          <w:t>equal if the type</w:t>
        </w:r>
      </w:ins>
      <w:r w:rsidRPr="00D822A3">
        <w:rPr>
          <w:noProof/>
          <w:lang w:val="en-GB"/>
        </w:rPr>
        <w:t>s</w:t>
      </w:r>
      <w:ins w:id="373"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4" w:author="Stefan Bjornander" w:date="2015-04-25T14:56:00Z">
        <w:r w:rsidRPr="00D822A3">
          <w:rPr>
            <w:noProof/>
            <w:lang w:val="en-GB"/>
          </w:rPr>
          <w:t xml:space="preserve">wo arrays are </w:t>
        </w:r>
      </w:ins>
      <w:r w:rsidRPr="00D822A3">
        <w:rPr>
          <w:noProof/>
          <w:lang w:val="en-GB"/>
        </w:rPr>
        <w:t xml:space="preserve">equal </w:t>
      </w:r>
      <w:ins w:id="375" w:author="Stefan Bjornander" w:date="2015-04-25T17:26:00Z">
        <w:r w:rsidRPr="00D822A3">
          <w:rPr>
            <w:noProof/>
            <w:lang w:val="en-GB"/>
          </w:rPr>
          <w:t>if</w:t>
        </w:r>
      </w:ins>
      <w:r w:rsidRPr="00D822A3">
        <w:rPr>
          <w:noProof/>
          <w:lang w:val="en-GB"/>
        </w:rPr>
        <w:t xml:space="preserve"> </w:t>
      </w:r>
      <w:ins w:id="376"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7" w:author="Stefan Bjornander" w:date="2015-04-25T14:58:00Z">
        <w:r w:rsidRPr="00D822A3">
          <w:rPr>
            <w:noProof/>
            <w:lang w:val="en-GB"/>
          </w:rPr>
          <w:t>Two struct</w:t>
        </w:r>
      </w:ins>
      <w:ins w:id="378" w:author="Stefan Bjornander" w:date="2015-04-25T16:07:00Z">
        <w:r w:rsidRPr="00D822A3">
          <w:rPr>
            <w:noProof/>
            <w:lang w:val="en-GB"/>
          </w:rPr>
          <w:t>s</w:t>
        </w:r>
      </w:ins>
      <w:ins w:id="379" w:author="Stefan Bjornander" w:date="2015-04-25T14:58:00Z">
        <w:r w:rsidRPr="00D822A3">
          <w:rPr>
            <w:noProof/>
            <w:lang w:val="en-GB"/>
          </w:rPr>
          <w:t xml:space="preserve"> or unions are equals if </w:t>
        </w:r>
      </w:ins>
      <w:ins w:id="380" w:author="Stefan Bjornander" w:date="2015-04-25T16:06:00Z">
        <w:r w:rsidRPr="00D822A3">
          <w:rPr>
            <w:noProof/>
            <w:lang w:val="en-GB"/>
          </w:rPr>
          <w:t xml:space="preserve">they both are incomplete </w:t>
        </w:r>
      </w:ins>
      <w:r w:rsidRPr="00D822A3">
        <w:rPr>
          <w:noProof/>
          <w:lang w:val="en-GB"/>
        </w:rPr>
        <w:t xml:space="preserve">(their member maps are null) </w:t>
      </w:r>
      <w:ins w:id="381" w:author="Stefan Bjornander" w:date="2015-04-25T16:06:00Z">
        <w:r w:rsidRPr="00D822A3">
          <w:rPr>
            <w:noProof/>
            <w:lang w:val="en-GB"/>
          </w:rPr>
          <w:t xml:space="preserve">or if </w:t>
        </w:r>
      </w:ins>
      <w:ins w:id="382" w:author="Stefan Bjornander" w:date="2015-04-25T14:58:00Z">
        <w:r w:rsidRPr="00D822A3">
          <w:rPr>
            <w:noProof/>
            <w:lang w:val="en-GB"/>
          </w:rPr>
          <w:t xml:space="preserve">their member </w:t>
        </w:r>
      </w:ins>
      <w:r w:rsidRPr="00D822A3">
        <w:rPr>
          <w:noProof/>
          <w:lang w:val="en-GB"/>
        </w:rPr>
        <w:t>maps</w:t>
      </w:r>
      <w:ins w:id="383" w:author="Stefan Bjornander" w:date="2015-04-25T14:58:00Z">
        <w:r w:rsidRPr="00D822A3">
          <w:rPr>
            <w:noProof/>
            <w:lang w:val="en-GB"/>
          </w:rPr>
          <w:t xml:space="preserve"> are equal</w:t>
        </w:r>
      </w:ins>
      <w:ins w:id="384" w:author="Stefan Bjornander" w:date="2015-04-25T16:07:00Z">
        <w:r w:rsidRPr="00D822A3">
          <w:rPr>
            <w:noProof/>
            <w:lang w:val="en-GB"/>
          </w:rPr>
          <w:t>. N</w:t>
        </w:r>
      </w:ins>
      <w:ins w:id="385" w:author="Stefan Bjornander" w:date="2015-04-25T16:05:00Z">
        <w:r w:rsidRPr="00D822A3">
          <w:rPr>
            <w:noProof/>
            <w:lang w:val="en-GB"/>
          </w:rPr>
          <w:t xml:space="preserve">ote that they </w:t>
        </w:r>
      </w:ins>
      <w:r w:rsidRPr="00D822A3">
        <w:rPr>
          <w:noProof/>
          <w:lang w:val="en-GB"/>
        </w:rPr>
        <w:t xml:space="preserve">must not only </w:t>
      </w:r>
      <w:ins w:id="386" w:author="Stefan Bjornander" w:date="2015-04-25T16:06:00Z">
        <w:r w:rsidRPr="00D822A3">
          <w:rPr>
            <w:noProof/>
            <w:lang w:val="en-GB"/>
          </w:rPr>
          <w:t>have the same members, the</w:t>
        </w:r>
      </w:ins>
      <w:r w:rsidRPr="00D822A3">
        <w:rPr>
          <w:noProof/>
          <w:lang w:val="en-GB"/>
        </w:rPr>
        <w:t xml:space="preserve"> members</w:t>
      </w:r>
      <w:ins w:id="387" w:author="Stefan Bjornander" w:date="2015-04-25T16:06:00Z">
        <w:r w:rsidRPr="00D822A3">
          <w:rPr>
            <w:noProof/>
            <w:lang w:val="en-GB"/>
          </w:rPr>
          <w:t xml:space="preserve"> </w:t>
        </w:r>
      </w:ins>
      <w:r w:rsidRPr="00D822A3">
        <w:rPr>
          <w:noProof/>
          <w:lang w:val="en-GB"/>
        </w:rPr>
        <w:t xml:space="preserve">must also appear in the </w:t>
      </w:r>
      <w:ins w:id="388"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9"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90" w:name="_Toc54119915"/>
      <w:r w:rsidRPr="00D822A3">
        <w:rPr>
          <w:lang w:val="en-GB"/>
        </w:rPr>
        <w:lastRenderedPageBreak/>
        <w:t>Type Cast</w:t>
      </w:r>
      <w:bookmarkEnd w:id="390"/>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 xml:space="preserve">If the source value is </w:t>
      </w:r>
      <w:proofErr w:type="gramStart"/>
      <w:r w:rsidRPr="00D822A3">
        <w:rPr>
          <w:highlight w:val="white"/>
          <w:lang w:val="en-GB"/>
        </w:rPr>
        <w:t>zero</w:t>
      </w:r>
      <w:proofErr w:type="gramEnd"/>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 xml:space="preserve">Finally, the target symbol holds the </w:t>
      </w:r>
      <w:proofErr w:type="spellStart"/>
      <w:r w:rsidRPr="00D822A3">
        <w:rPr>
          <w:highlight w:val="white"/>
          <w:lang w:val="en-GB"/>
        </w:rPr>
        <w:t>ture</w:t>
      </w:r>
      <w:proofErr w:type="spellEnd"/>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91" w:name="_Toc54119916"/>
      <w:r w:rsidRPr="00D822A3">
        <w:rPr>
          <w:lang w:val="en-GB"/>
        </w:rPr>
        <w:lastRenderedPageBreak/>
        <w:t>Type Promotion</w:t>
      </w:r>
      <w:bookmarkEnd w:id="391"/>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2" w:name="_Ref54016854"/>
      <w:bookmarkStart w:id="393" w:name="_Toc54119917"/>
      <w:r w:rsidRPr="00D822A3">
        <w:rPr>
          <w:lang w:val="en-GB"/>
        </w:rPr>
        <w:lastRenderedPageBreak/>
        <w:t>Constant Expression</w:t>
      </w:r>
      <w:bookmarkEnd w:id="392"/>
      <w:bookmarkEnd w:id="393"/>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if-directives.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4" w:name="_Toc54119918"/>
      <w:r w:rsidRPr="00D822A3">
        <w:rPr>
          <w:highlight w:val="white"/>
          <w:lang w:val="en-GB"/>
        </w:rPr>
        <w:t>Relation Expressions</w:t>
      </w:r>
      <w:bookmarkEnd w:id="394"/>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5" w:name="_Toc54119919"/>
      <w:r w:rsidRPr="00D822A3">
        <w:rPr>
          <w:highlight w:val="white"/>
          <w:lang w:val="en-GB"/>
        </w:rPr>
        <w:t>Arithmetic Expressions</w:t>
      </w:r>
      <w:bookmarkEnd w:id="395"/>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6" w:name="_Toc54119920"/>
      <w:r w:rsidRPr="00D822A3">
        <w:rPr>
          <w:highlight w:val="white"/>
          <w:lang w:val="en-GB"/>
        </w:rPr>
        <w:t>Type Cast</w:t>
      </w:r>
      <w:bookmarkEnd w:id="396"/>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7"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7"/>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8" w:name="_Toc54119922"/>
      <w:r w:rsidRPr="00D822A3">
        <w:rPr>
          <w:lang w:val="en-GB"/>
        </w:rPr>
        <w:lastRenderedPageBreak/>
        <w:t>Initialization</w:t>
      </w:r>
      <w:bookmarkEnd w:id="398"/>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9" w:name="_Ref54016586"/>
      <w:bookmarkStart w:id="400" w:name="_Ref54016644"/>
      <w:bookmarkStart w:id="401" w:name="_Toc54119923"/>
      <w:r w:rsidRPr="00D822A3">
        <w:rPr>
          <w:lang w:val="en-GB"/>
        </w:rPr>
        <w:lastRenderedPageBreak/>
        <w:t>Middle Code Optimization</w:t>
      </w:r>
      <w:bookmarkEnd w:id="238"/>
      <w:bookmarkEnd w:id="399"/>
      <w:bookmarkEnd w:id="400"/>
      <w:bookmarkEnd w:id="40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proofErr w:type="gramStart"/>
      <w:r w:rsidR="00A61ED5" w:rsidRPr="00D822A3">
        <w:rPr>
          <w:lang w:val="en-GB"/>
        </w:rPr>
        <w:t>opportunities</w:t>
      </w:r>
      <w:proofErr w:type="gramEnd"/>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2" w:name="_Toc54119924"/>
      <w:r w:rsidRPr="00D822A3">
        <w:rPr>
          <w:lang w:val="en-GB"/>
        </w:rPr>
        <w:t>Object to Integer Addresses</w:t>
      </w:r>
      <w:bookmarkEnd w:id="40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3" w:name="_Toc54119925"/>
      <w:proofErr w:type="spellStart"/>
      <w:r w:rsidRPr="00D822A3">
        <w:rPr>
          <w:lang w:val="en-GB"/>
        </w:rPr>
        <w:t>Goto</w:t>
      </w:r>
      <w:proofErr w:type="spellEnd"/>
      <w:r w:rsidRPr="00D822A3">
        <w:rPr>
          <w:lang w:val="en-GB"/>
        </w:rPr>
        <w:t xml:space="preserve"> Next Instructions</w:t>
      </w:r>
      <w:bookmarkEnd w:id="40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4"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40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5" w:name="_Toc54119927"/>
      <w:proofErr w:type="spellStart"/>
      <w:r w:rsidRPr="00D822A3">
        <w:rPr>
          <w:lang w:val="en-GB"/>
        </w:rPr>
        <w:t>Goto</w:t>
      </w:r>
      <w:proofErr w:type="spellEnd"/>
      <w:r w:rsidRPr="00D822A3">
        <w:rPr>
          <w:lang w:val="en-GB"/>
        </w:rPr>
        <w:t xml:space="preserve"> Chains</w:t>
      </w:r>
      <w:bookmarkEnd w:id="40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6" w:name="_Toc54119928"/>
      <w:r w:rsidRPr="00D822A3">
        <w:rPr>
          <w:lang w:val="en-GB"/>
        </w:rPr>
        <w:t>Remove</w:t>
      </w:r>
      <w:r w:rsidR="00036C5E" w:rsidRPr="00D822A3">
        <w:rPr>
          <w:lang w:val="en-GB"/>
        </w:rPr>
        <w:t xml:space="preserve"> Unreachable Code</w:t>
      </w:r>
      <w:bookmarkEnd w:id="40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7" w:name="_Toc54119929"/>
      <w:r w:rsidRPr="00D822A3">
        <w:rPr>
          <w:lang w:val="en-GB"/>
        </w:rPr>
        <w:t>Remove Push-Pop Chains</w:t>
      </w:r>
      <w:bookmarkEnd w:id="40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8" w:name="_Toc54119930"/>
      <w:r w:rsidRPr="00D822A3">
        <w:rPr>
          <w:lang w:val="en-GB"/>
        </w:rPr>
        <w:t>Merge</w:t>
      </w:r>
      <w:r w:rsidR="00E33CCC" w:rsidRPr="00D822A3">
        <w:rPr>
          <w:lang w:val="en-GB"/>
        </w:rPr>
        <w:t xml:space="preserve"> Pop-Push Chains</w:t>
      </w:r>
      <w:bookmarkEnd w:id="40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9" w:name="_Toc54119931"/>
      <w:r w:rsidRPr="00D822A3">
        <w:rPr>
          <w:lang w:val="en-GB"/>
        </w:rPr>
        <w:t>Change Top-Pop to Pop</w:t>
      </w:r>
      <w:bookmarkEnd w:id="40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10" w:name="_Toc54119932"/>
      <w:r w:rsidRPr="00D822A3">
        <w:rPr>
          <w:highlight w:val="white"/>
          <w:lang w:val="en-GB"/>
        </w:rPr>
        <w:t>Sematic Optimization</w:t>
      </w:r>
      <w:bookmarkEnd w:id="41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11" w:name="_Toc54119933"/>
      <w:r w:rsidRPr="00D822A3">
        <w:rPr>
          <w:highlight w:val="white"/>
          <w:lang w:val="en-GB"/>
        </w:rPr>
        <w:t>Optimize Relation Expression</w:t>
      </w:r>
      <w:bookmarkEnd w:id="41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2"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3" w:name="_Toc54119935"/>
      <w:r w:rsidRPr="00D822A3">
        <w:rPr>
          <w:lang w:val="en-GB"/>
        </w:rPr>
        <w:t>Remove Trivial Assignment</w:t>
      </w:r>
      <w:bookmarkEnd w:id="413"/>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4"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5" w:name="_Ref54016612"/>
      <w:bookmarkStart w:id="416" w:name="_Ref54016688"/>
      <w:bookmarkStart w:id="417" w:name="_Toc54119937"/>
      <w:r w:rsidRPr="00D822A3">
        <w:rPr>
          <w:lang w:val="en-GB"/>
        </w:rPr>
        <w:lastRenderedPageBreak/>
        <w:t>Assembly Code Generation</w:t>
      </w:r>
      <w:bookmarkEnd w:id="415"/>
      <w:bookmarkEnd w:id="416"/>
      <w:bookmarkEnd w:id="41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8" w:name="_Toc54119938"/>
      <w:r w:rsidRPr="00D822A3">
        <w:rPr>
          <w:lang w:val="en-GB"/>
        </w:rPr>
        <w:t>Runtime Management</w:t>
      </w:r>
      <w:bookmarkEnd w:id="41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03E11" w:rsidRPr="00D2146B" w:rsidRDefault="00503E1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03E11" w:rsidRPr="00D2146B" w:rsidRDefault="00503E1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03E11" w:rsidRPr="00D2146B" w:rsidRDefault="00503E1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03E11" w:rsidRPr="00D2146B" w:rsidRDefault="00503E1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03E11" w:rsidRPr="00D2146B" w:rsidRDefault="00503E11" w:rsidP="00D2146B">
                              <w:pPr>
                                <w:spacing w:before="0" w:after="0"/>
                                <w:rPr>
                                  <w:sz w:val="18"/>
                                  <w:szCs w:val="18"/>
                                  <w:lang w:val="sv-SE"/>
                                </w:rPr>
                              </w:pPr>
                              <w:r w:rsidRPr="00D2146B">
                                <w:rPr>
                                  <w:sz w:val="18"/>
                                  <w:szCs w:val="18"/>
                                  <w:lang w:val="sv-SE"/>
                                </w:rPr>
                                <w:t>Ellipse Frame Pointer</w:t>
                              </w:r>
                            </w:p>
                            <w:p w14:paraId="366E1AE1" w14:textId="757FAE9A" w:rsidR="00503E11" w:rsidRPr="00D2146B" w:rsidRDefault="00503E11" w:rsidP="00D2146B">
                              <w:pPr>
                                <w:spacing w:before="0" w:after="0"/>
                                <w:rPr>
                                  <w:sz w:val="18"/>
                                  <w:szCs w:val="18"/>
                                  <w:lang w:val="sv-SE"/>
                                </w:rPr>
                              </w:pPr>
                              <w:r w:rsidRPr="00D2146B">
                                <w:rPr>
                                  <w:sz w:val="18"/>
                                  <w:szCs w:val="18"/>
                                  <w:lang w:val="sv-SE"/>
                                </w:rPr>
                                <w:t>Regular Frame Pointer</w:t>
                              </w:r>
                            </w:p>
                            <w:p w14:paraId="3E5A4966" w14:textId="38836501" w:rsidR="00503E11" w:rsidRPr="00D2146B" w:rsidRDefault="00503E1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03E11" w:rsidRPr="00D2146B" w:rsidRDefault="00503E11" w:rsidP="00D2146B">
                              <w:pPr>
                                <w:spacing w:before="0" w:after="0"/>
                                <w:rPr>
                                  <w:sz w:val="18"/>
                                  <w:szCs w:val="18"/>
                                  <w:lang w:val="sv-SE"/>
                                </w:rPr>
                              </w:pPr>
                            </w:p>
                            <w:p w14:paraId="48B5950A" w14:textId="77777777" w:rsidR="00503E11" w:rsidRPr="00D2146B" w:rsidRDefault="00503E1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03E11" w:rsidRPr="00D2146B" w:rsidRDefault="00503E1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03E11" w:rsidRPr="00D2146B" w:rsidRDefault="00503E1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03E11" w:rsidRPr="00D2146B" w:rsidRDefault="00503E1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03E11" w:rsidRPr="00D2146B" w:rsidRDefault="00503E1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03E11" w:rsidRPr="00D2146B" w:rsidRDefault="00503E1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03E11" w:rsidRPr="00D2146B" w:rsidRDefault="00503E1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 </w:t>
                              </w:r>
                            </w:p>
                            <w:p w14:paraId="2924CD49"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03E11" w:rsidRPr="00D2146B" w:rsidRDefault="00503E1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03E11" w:rsidRPr="00D2146B" w:rsidRDefault="00503E1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03E11" w:rsidRPr="00D2146B" w:rsidRDefault="00503E1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03E11" w:rsidRPr="00D2146B" w:rsidRDefault="00503E1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 </w:t>
                              </w:r>
                            </w:p>
                            <w:p w14:paraId="1ECBE518"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03E11" w:rsidRPr="00D2146B" w:rsidRDefault="00503E1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03E11" w:rsidRPr="00D2146B" w:rsidRDefault="00503E1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03E11" w:rsidRPr="00D2146B" w:rsidRDefault="00503E11"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03E11" w:rsidRPr="00D2146B" w:rsidRDefault="00503E1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03E11" w:rsidRPr="00D2146B" w:rsidRDefault="00503E1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03E11" w:rsidRPr="00D2146B" w:rsidRDefault="00503E11" w:rsidP="00D2146B">
                        <w:pPr>
                          <w:spacing w:before="0" w:after="0"/>
                          <w:rPr>
                            <w:sz w:val="18"/>
                            <w:szCs w:val="18"/>
                            <w:lang w:val="sv-SE"/>
                          </w:rPr>
                        </w:pPr>
                        <w:r w:rsidRPr="00D2146B">
                          <w:rPr>
                            <w:sz w:val="18"/>
                            <w:szCs w:val="18"/>
                            <w:lang w:val="sv-SE"/>
                          </w:rPr>
                          <w:t>Ellipse Frame Pointer</w:t>
                        </w:r>
                      </w:p>
                      <w:p w14:paraId="366E1AE1" w14:textId="757FAE9A" w:rsidR="00503E11" w:rsidRPr="00D2146B" w:rsidRDefault="00503E11" w:rsidP="00D2146B">
                        <w:pPr>
                          <w:spacing w:before="0" w:after="0"/>
                          <w:rPr>
                            <w:sz w:val="18"/>
                            <w:szCs w:val="18"/>
                            <w:lang w:val="sv-SE"/>
                          </w:rPr>
                        </w:pPr>
                        <w:r w:rsidRPr="00D2146B">
                          <w:rPr>
                            <w:sz w:val="18"/>
                            <w:szCs w:val="18"/>
                            <w:lang w:val="sv-SE"/>
                          </w:rPr>
                          <w:t>Regular Frame Pointer</w:t>
                        </w:r>
                      </w:p>
                      <w:p w14:paraId="3E5A4966" w14:textId="38836501" w:rsidR="00503E11" w:rsidRPr="00D2146B" w:rsidRDefault="00503E1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03E11" w:rsidRPr="00D2146B" w:rsidRDefault="00503E11" w:rsidP="00D2146B">
                        <w:pPr>
                          <w:spacing w:before="0" w:after="0"/>
                          <w:rPr>
                            <w:sz w:val="18"/>
                            <w:szCs w:val="18"/>
                            <w:lang w:val="sv-SE"/>
                          </w:rPr>
                        </w:pPr>
                      </w:p>
                      <w:p w14:paraId="48B5950A" w14:textId="77777777" w:rsidR="00503E11" w:rsidRPr="00D2146B" w:rsidRDefault="00503E11"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03E11" w:rsidRPr="00D2146B" w:rsidRDefault="00503E1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03E11" w:rsidRPr="00D2146B" w:rsidRDefault="00503E1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03E11" w:rsidRPr="00D2146B" w:rsidRDefault="00503E1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03E11" w:rsidRPr="00D2146B" w:rsidRDefault="00503E1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03E11" w:rsidRPr="00D2146B" w:rsidRDefault="00503E1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03E11" w:rsidRPr="00D2146B" w:rsidRDefault="00503E1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 </w:t>
                        </w:r>
                      </w:p>
                      <w:p w14:paraId="2924CD49" w14:textId="77777777" w:rsidR="00503E11" w:rsidRPr="00D2146B" w:rsidRDefault="00503E1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03E11" w:rsidRPr="00D2146B" w:rsidRDefault="00503E1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03E11" w:rsidRPr="00D2146B" w:rsidRDefault="00503E1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03E11" w:rsidRPr="00D2146B" w:rsidRDefault="00503E1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03E11" w:rsidRPr="00D2146B" w:rsidRDefault="00503E1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 </w:t>
                        </w:r>
                      </w:p>
                      <w:p w14:paraId="1ECBE518" w14:textId="77777777" w:rsidR="00503E11" w:rsidRPr="00D2146B" w:rsidRDefault="00503E1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03E11" w:rsidRPr="00D2146B" w:rsidRDefault="00503E1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03E11" w:rsidRPr="00D2146B" w:rsidRDefault="00503E1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03E11" w:rsidRDefault="00503E1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03E11" w:rsidRDefault="00503E1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03E11" w:rsidRPr="00D2146B" w:rsidRDefault="00503E1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03E11" w:rsidRPr="00D2146B" w:rsidRDefault="00503E1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03E11" w:rsidRPr="00D2146B" w:rsidRDefault="00503E1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03E11" w:rsidRPr="00D2146B" w:rsidRDefault="00503E1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03E11" w:rsidRPr="00D2146B" w:rsidRDefault="00503E11" w:rsidP="002903DF">
                              <w:pPr>
                                <w:spacing w:before="0" w:after="0"/>
                                <w:rPr>
                                  <w:sz w:val="18"/>
                                  <w:szCs w:val="18"/>
                                  <w:lang w:val="sv-SE"/>
                                </w:rPr>
                              </w:pPr>
                              <w:r w:rsidRPr="00D2146B">
                                <w:rPr>
                                  <w:sz w:val="18"/>
                                  <w:szCs w:val="18"/>
                                  <w:lang w:val="sv-SE"/>
                                </w:rPr>
                                <w:t>Ellipse Frame Pointer</w:t>
                              </w:r>
                            </w:p>
                            <w:p w14:paraId="5718813E" w14:textId="77777777" w:rsidR="00503E11" w:rsidRPr="00D2146B" w:rsidRDefault="00503E11" w:rsidP="002903DF">
                              <w:pPr>
                                <w:spacing w:before="0" w:after="0"/>
                                <w:rPr>
                                  <w:sz w:val="18"/>
                                  <w:szCs w:val="18"/>
                                  <w:lang w:val="sv-SE"/>
                                </w:rPr>
                              </w:pPr>
                              <w:r w:rsidRPr="00D2146B">
                                <w:rPr>
                                  <w:sz w:val="18"/>
                                  <w:szCs w:val="18"/>
                                  <w:lang w:val="sv-SE"/>
                                </w:rPr>
                                <w:t>Regular Frame Pointer</w:t>
                              </w:r>
                            </w:p>
                            <w:p w14:paraId="62230721" w14:textId="77777777" w:rsidR="00503E11" w:rsidRPr="00D2146B" w:rsidRDefault="00503E1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03E11" w:rsidRPr="00D2146B" w:rsidRDefault="00503E11" w:rsidP="002903DF">
                              <w:pPr>
                                <w:spacing w:before="0" w:after="0"/>
                                <w:rPr>
                                  <w:sz w:val="18"/>
                                  <w:szCs w:val="18"/>
                                  <w:lang w:val="sv-SE"/>
                                </w:rPr>
                              </w:pPr>
                            </w:p>
                            <w:p w14:paraId="3BE3217A" w14:textId="77777777" w:rsidR="00503E11" w:rsidRPr="00D2146B" w:rsidRDefault="00503E1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03E11" w:rsidRPr="00D2146B" w:rsidRDefault="00503E1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03E11" w:rsidRDefault="00503E1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03E11" w:rsidRPr="00D2146B" w:rsidRDefault="00503E11" w:rsidP="002903DF">
                              <w:pPr>
                                <w:spacing w:before="0" w:after="0" w:line="256" w:lineRule="auto"/>
                                <w:rPr>
                                  <w:sz w:val="18"/>
                                  <w:szCs w:val="18"/>
                                </w:rPr>
                              </w:pPr>
                              <w:r>
                                <w:rPr>
                                  <w:rFonts w:eastAsia="Calibri"/>
                                  <w:color w:val="000000"/>
                                  <w:sz w:val="18"/>
                                  <w:szCs w:val="18"/>
                                </w:rPr>
                                <w:t>Elliptic parameter: 21</w:t>
                              </w:r>
                            </w:p>
                            <w:p w14:paraId="0F8126A1"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w:t>
                              </w:r>
                            </w:p>
                            <w:p w14:paraId="28313E96"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03E11" w:rsidRPr="00D2146B" w:rsidRDefault="00503E1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03E11" w:rsidRPr="00D2146B" w:rsidRDefault="00503E1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w:t>
                              </w:r>
                            </w:p>
                            <w:p w14:paraId="48FC4ABF"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03E11" w:rsidRPr="00D2146B" w:rsidRDefault="00503E1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03E11" w:rsidRPr="00D2146B" w:rsidRDefault="00503E1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03E11" w:rsidRDefault="00503E11"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03E11" w:rsidRDefault="00503E1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03E11" w:rsidRPr="00D2146B" w:rsidRDefault="00503E1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03E11" w:rsidRPr="00D2146B" w:rsidRDefault="00503E1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03E11" w:rsidRPr="00D2146B" w:rsidRDefault="00503E1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03E11" w:rsidRPr="00D2146B" w:rsidRDefault="00503E1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03E11" w:rsidRPr="00D2146B" w:rsidRDefault="00503E11" w:rsidP="002903DF">
                        <w:pPr>
                          <w:spacing w:before="0" w:after="0"/>
                          <w:rPr>
                            <w:sz w:val="18"/>
                            <w:szCs w:val="18"/>
                            <w:lang w:val="sv-SE"/>
                          </w:rPr>
                        </w:pPr>
                        <w:r w:rsidRPr="00D2146B">
                          <w:rPr>
                            <w:sz w:val="18"/>
                            <w:szCs w:val="18"/>
                            <w:lang w:val="sv-SE"/>
                          </w:rPr>
                          <w:t>Ellipse Frame Pointer</w:t>
                        </w:r>
                      </w:p>
                      <w:p w14:paraId="5718813E" w14:textId="77777777" w:rsidR="00503E11" w:rsidRPr="00D2146B" w:rsidRDefault="00503E11" w:rsidP="002903DF">
                        <w:pPr>
                          <w:spacing w:before="0" w:after="0"/>
                          <w:rPr>
                            <w:sz w:val="18"/>
                            <w:szCs w:val="18"/>
                            <w:lang w:val="sv-SE"/>
                          </w:rPr>
                        </w:pPr>
                        <w:r w:rsidRPr="00D2146B">
                          <w:rPr>
                            <w:sz w:val="18"/>
                            <w:szCs w:val="18"/>
                            <w:lang w:val="sv-SE"/>
                          </w:rPr>
                          <w:t>Regular Frame Pointer</w:t>
                        </w:r>
                      </w:p>
                      <w:p w14:paraId="62230721" w14:textId="77777777" w:rsidR="00503E11" w:rsidRPr="00D2146B" w:rsidRDefault="00503E1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03E11" w:rsidRPr="00D2146B" w:rsidRDefault="00503E11" w:rsidP="002903DF">
                        <w:pPr>
                          <w:spacing w:before="0" w:after="0"/>
                          <w:rPr>
                            <w:sz w:val="18"/>
                            <w:szCs w:val="18"/>
                            <w:lang w:val="sv-SE"/>
                          </w:rPr>
                        </w:pPr>
                      </w:p>
                      <w:p w14:paraId="3BE3217A" w14:textId="77777777" w:rsidR="00503E11" w:rsidRPr="00D2146B" w:rsidRDefault="00503E1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03E11" w:rsidRPr="00D2146B" w:rsidRDefault="00503E1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03E11" w:rsidRDefault="00503E1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03E11" w:rsidRPr="00D2146B" w:rsidRDefault="00503E11" w:rsidP="002903DF">
                        <w:pPr>
                          <w:spacing w:before="0" w:after="0" w:line="256" w:lineRule="auto"/>
                          <w:rPr>
                            <w:sz w:val="18"/>
                            <w:szCs w:val="18"/>
                          </w:rPr>
                        </w:pPr>
                        <w:r>
                          <w:rPr>
                            <w:rFonts w:eastAsia="Calibri"/>
                            <w:color w:val="000000"/>
                            <w:sz w:val="18"/>
                            <w:szCs w:val="18"/>
                          </w:rPr>
                          <w:t>Elliptic parameter: 21</w:t>
                        </w:r>
                      </w:p>
                      <w:p w14:paraId="0F8126A1"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w:t>
                        </w:r>
                      </w:p>
                      <w:p w14:paraId="28313E96" w14:textId="77777777" w:rsidR="00503E11" w:rsidRPr="00D2146B" w:rsidRDefault="00503E1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03E11" w:rsidRPr="00D2146B" w:rsidRDefault="00503E1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03E11" w:rsidRPr="00D2146B" w:rsidRDefault="00503E1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w:t>
                        </w:r>
                      </w:p>
                      <w:p w14:paraId="48FC4ABF" w14:textId="77777777" w:rsidR="00503E11" w:rsidRPr="00D2146B" w:rsidRDefault="00503E1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03E11" w:rsidRPr="00D2146B" w:rsidRDefault="00503E1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9" w:name="_Toc54119939"/>
      <w:r w:rsidRPr="00D822A3">
        <w:rPr>
          <w:lang w:val="en-GB"/>
        </w:rPr>
        <w:t>Assembly Operator</w:t>
      </w:r>
      <w:bookmarkEnd w:id="41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20" w:name="_Toc54119940"/>
      <w:r w:rsidRPr="00D822A3">
        <w:rPr>
          <w:lang w:val="en-GB"/>
        </w:rPr>
        <w:t>Assembly Code</w:t>
      </w:r>
      <w:bookmarkEnd w:id="42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21" w:name="_Toc54119941"/>
      <w:r w:rsidRPr="00D822A3">
        <w:rPr>
          <w:highlight w:val="white"/>
          <w:lang w:val="en-GB"/>
        </w:rPr>
        <w:t>Assembly Code Optimization</w:t>
      </w:r>
      <w:bookmarkEnd w:id="421"/>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2" w:name="_Toc54119942"/>
      <w:r w:rsidRPr="00D822A3">
        <w:rPr>
          <w:highlight w:val="white"/>
          <w:lang w:val="en-GB"/>
        </w:rPr>
        <w:t xml:space="preserve">Operator </w:t>
      </w:r>
      <w:r w:rsidR="00CA5764" w:rsidRPr="00D822A3">
        <w:rPr>
          <w:highlight w:val="white"/>
          <w:lang w:val="en-GB"/>
        </w:rPr>
        <w:t>Test Methods</w:t>
      </w:r>
      <w:bookmarkEnd w:id="42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3" w:name="_Toc54119943"/>
      <w:r w:rsidRPr="00D822A3">
        <w:rPr>
          <w:highlight w:val="white"/>
          <w:lang w:val="en-GB"/>
        </w:rPr>
        <w:t>Register Overlapping</w:t>
      </w:r>
      <w:bookmarkEnd w:id="42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4" w:name="_Toc54119944"/>
      <w:r w:rsidRPr="00D822A3">
        <w:rPr>
          <w:highlight w:val="white"/>
          <w:lang w:val="en-GB"/>
        </w:rPr>
        <w:t>Register Size</w:t>
      </w:r>
      <w:bookmarkEnd w:id="42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5" w:name="_Toc54119945"/>
      <w:proofErr w:type="spellStart"/>
      <w:r w:rsidRPr="00D822A3">
        <w:rPr>
          <w:highlight w:val="white"/>
          <w:lang w:val="en-GB"/>
        </w:rPr>
        <w:t>ToString</w:t>
      </w:r>
      <w:bookmarkEnd w:id="42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6" w:name="_Toc54119946"/>
      <w:r w:rsidRPr="00D822A3">
        <w:rPr>
          <w:lang w:val="en-GB"/>
        </w:rPr>
        <w:t>Tracks</w:t>
      </w:r>
      <w:bookmarkEnd w:id="42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7" w:name="_Toc54119947"/>
      <w:r w:rsidRPr="00D822A3">
        <w:rPr>
          <w:lang w:val="en-GB"/>
        </w:rPr>
        <w:t>Register Allocation</w:t>
      </w:r>
      <w:bookmarkEnd w:id="42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8" w:name="_Toc54119948"/>
      <w:r w:rsidRPr="00D822A3">
        <w:rPr>
          <w:lang w:val="en-GB"/>
        </w:rPr>
        <w:t>Assembly Code Generation</w:t>
      </w:r>
      <w:bookmarkEnd w:id="42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9"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30"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3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31" w:name="_Toc54119951"/>
      <w:r w:rsidRPr="00D822A3">
        <w:rPr>
          <w:highlight w:val="white"/>
          <w:lang w:val="en-GB"/>
        </w:rPr>
        <w:t>Function Calls</w:t>
      </w:r>
      <w:bookmarkEnd w:id="43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3" w:name="_Toc54119952"/>
      <w:r w:rsidRPr="00D822A3">
        <w:rPr>
          <w:highlight w:val="white"/>
          <w:lang w:val="en-GB"/>
        </w:rPr>
        <w:t>Loading Values into Registers</w:t>
      </w:r>
      <w:bookmarkEnd w:id="43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4"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3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5" w:name="_Toc54119954"/>
      <w:r w:rsidRPr="00D822A3">
        <w:rPr>
          <w:highlight w:val="white"/>
          <w:lang w:val="en-GB"/>
        </w:rPr>
        <w:t>Load and Inspect Registers</w:t>
      </w:r>
      <w:bookmarkEnd w:id="43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6" w:name="_Toc54119955"/>
      <w:r w:rsidRPr="00D822A3">
        <w:rPr>
          <w:highlight w:val="white"/>
          <w:lang w:val="en-GB"/>
        </w:rPr>
        <w:t>Initialization</w:t>
      </w:r>
      <w:bookmarkEnd w:id="43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7"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8" w:name="_Toc54119957"/>
      <w:r w:rsidRPr="00D822A3">
        <w:rPr>
          <w:highlight w:val="white"/>
          <w:lang w:val="en-GB"/>
        </w:rPr>
        <w:lastRenderedPageBreak/>
        <w:t>Integral Assignment and Parameters</w:t>
      </w:r>
      <w:bookmarkEnd w:id="43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9" w:name="_Toc54119958"/>
      <w:r w:rsidRPr="00D822A3">
        <w:rPr>
          <w:highlight w:val="white"/>
          <w:lang w:val="en-GB"/>
        </w:rPr>
        <w:t>Unary Integral Operations</w:t>
      </w:r>
      <w:bookmarkEnd w:id="43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40" w:name="_Toc54119959"/>
      <w:r w:rsidRPr="00D822A3">
        <w:rPr>
          <w:highlight w:val="white"/>
          <w:lang w:val="en-GB"/>
        </w:rPr>
        <w:t>Integral Binary</w:t>
      </w:r>
      <w:bookmarkEnd w:id="44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41" w:name="_Toc54119960"/>
      <w:r w:rsidRPr="00D822A3">
        <w:rPr>
          <w:highlight w:val="white"/>
          <w:lang w:val="en-GB"/>
        </w:rPr>
        <w:t>Base and Offset</w:t>
      </w:r>
      <w:bookmarkEnd w:id="44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2" w:name="_Toc54119961"/>
      <w:r w:rsidRPr="00D822A3">
        <w:rPr>
          <w:highlight w:val="white"/>
          <w:lang w:val="en-GB"/>
        </w:rPr>
        <w:lastRenderedPageBreak/>
        <w:t>Case</w:t>
      </w:r>
      <w:bookmarkEnd w:id="44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3" w:name="_Toc54119962"/>
      <w:r w:rsidRPr="00D822A3">
        <w:rPr>
          <w:highlight w:val="white"/>
          <w:lang w:val="en-GB"/>
        </w:rPr>
        <w:t>Address</w:t>
      </w:r>
      <w:bookmarkEnd w:id="44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4" w:name="_Toc54119963"/>
      <w:r w:rsidRPr="00D822A3">
        <w:rPr>
          <w:highlight w:val="white"/>
          <w:lang w:val="en-GB"/>
        </w:rPr>
        <w:t>Floating Binary</w:t>
      </w:r>
      <w:bookmarkEnd w:id="44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5" w:name="_Toc54119964"/>
      <w:r w:rsidRPr="00D822A3">
        <w:rPr>
          <w:highlight w:val="white"/>
          <w:lang w:val="en-GB"/>
        </w:rPr>
        <w:lastRenderedPageBreak/>
        <w:t>Floating Relation</w:t>
      </w:r>
      <w:bookmarkEnd w:id="44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6" w:name="_Toc54119965"/>
      <w:r w:rsidRPr="00D822A3">
        <w:rPr>
          <w:highlight w:val="white"/>
          <w:lang w:val="en-GB"/>
        </w:rPr>
        <w:t>Floating Push and Pop</w:t>
      </w:r>
      <w:bookmarkEnd w:id="44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7" w:name="_Toc54119966"/>
      <w:r w:rsidRPr="00D822A3">
        <w:rPr>
          <w:highlight w:val="white"/>
          <w:lang w:val="en-GB"/>
        </w:rPr>
        <w:t>Type Conversion</w:t>
      </w:r>
      <w:bookmarkEnd w:id="44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8" w:name="_Toc54119967"/>
      <w:r w:rsidRPr="00D822A3">
        <w:rPr>
          <w:highlight w:val="white"/>
          <w:lang w:val="en-GB"/>
        </w:rPr>
        <w:t>Struct and Union</w:t>
      </w:r>
      <w:bookmarkEnd w:id="44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9" w:name="_Toc54119968"/>
      <w:r w:rsidRPr="00D822A3">
        <w:rPr>
          <w:highlight w:val="white"/>
          <w:lang w:val="en-GB"/>
        </w:rPr>
        <w:t>Initialization Code</w:t>
      </w:r>
      <w:bookmarkEnd w:id="449"/>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50" w:name="_Toc54119969"/>
      <w:r w:rsidRPr="00D822A3">
        <w:rPr>
          <w:highlight w:val="white"/>
          <w:lang w:val="en-GB"/>
        </w:rPr>
        <w:t>Command Line Arguments</w:t>
      </w:r>
      <w:bookmarkEnd w:id="45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03E11" w:rsidRPr="00DF14A9" w:rsidRDefault="00503E1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03E11" w:rsidRPr="00490BCB" w:rsidRDefault="00503E1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03E11" w:rsidRPr="00490BCB" w:rsidRDefault="00503E1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03E11" w:rsidRPr="00490BCB" w:rsidRDefault="00503E1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03E11" w:rsidRPr="00090144" w:rsidRDefault="00503E1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03E11" w:rsidRPr="00090144" w:rsidRDefault="00503E11" w:rsidP="00B70491">
                              <w:pPr>
                                <w:spacing w:before="0" w:after="0" w:line="240" w:lineRule="auto"/>
                                <w:rPr>
                                  <w:rFonts w:eastAsia="Calibri"/>
                                  <w:color w:val="000000"/>
                                </w:rPr>
                              </w:pPr>
                              <w:r w:rsidRPr="00090144">
                                <w:rPr>
                                  <w:rFonts w:eastAsia="Calibri"/>
                                  <w:color w:val="000000"/>
                                </w:rPr>
                                <w:t>Frame pointer of</w:t>
                              </w:r>
                            </w:p>
                            <w:p w14:paraId="77E191A3" w14:textId="77777777" w:rsidR="00503E11" w:rsidRPr="00090144" w:rsidRDefault="00503E1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03E11" w:rsidRPr="00090144" w:rsidRDefault="00503E1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03E11" w:rsidRPr="00090144" w:rsidRDefault="00503E1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03E11" w:rsidRPr="00090144" w:rsidRDefault="00503E1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03E11" w:rsidRPr="00090144" w:rsidRDefault="00503E1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03E11" w:rsidRDefault="00503E1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03E11" w:rsidRDefault="00503E1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03E11" w:rsidRDefault="00503E1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03E11" w:rsidRDefault="00503E1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03E11" w:rsidRPr="00DF14A9" w:rsidRDefault="00503E1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03E11" w:rsidRPr="00490BCB" w:rsidRDefault="00503E1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03E11" w:rsidRPr="00490BCB" w:rsidRDefault="00503E1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03E11" w:rsidRPr="00490BCB" w:rsidRDefault="00503E1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03E11" w:rsidRPr="00490BCB" w:rsidRDefault="00503E1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03E11" w:rsidRPr="00490BCB" w:rsidRDefault="00503E1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03E11" w:rsidRPr="00090144" w:rsidRDefault="00503E1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03E11" w:rsidRPr="00090144" w:rsidRDefault="00503E11" w:rsidP="00B70491">
                        <w:pPr>
                          <w:spacing w:before="0" w:after="0" w:line="240" w:lineRule="auto"/>
                          <w:rPr>
                            <w:rFonts w:eastAsia="Calibri"/>
                            <w:color w:val="000000"/>
                          </w:rPr>
                        </w:pPr>
                        <w:r w:rsidRPr="00090144">
                          <w:rPr>
                            <w:rFonts w:eastAsia="Calibri"/>
                            <w:color w:val="000000"/>
                          </w:rPr>
                          <w:t>Frame pointer of</w:t>
                        </w:r>
                      </w:p>
                      <w:p w14:paraId="77E191A3" w14:textId="77777777" w:rsidR="00503E11" w:rsidRPr="00090144" w:rsidRDefault="00503E1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03E11" w:rsidRPr="00090144" w:rsidRDefault="00503E1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03E11" w:rsidRPr="00090144" w:rsidRDefault="00503E1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03E11" w:rsidRPr="00090144" w:rsidRDefault="00503E1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03E11" w:rsidRPr="00090144" w:rsidRDefault="00503E1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03E11" w:rsidRDefault="00503E1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03E11" w:rsidRDefault="00503E1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03E11" w:rsidRDefault="00503E1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03E11" w:rsidRDefault="00503E1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51" w:name="_Toc54119970"/>
      <w:r w:rsidRPr="00D822A3">
        <w:rPr>
          <w:highlight w:val="white"/>
          <w:lang w:val="en-GB"/>
        </w:rPr>
        <w:t>Text List</w:t>
      </w:r>
      <w:bookmarkEnd w:id="45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2" w:name="_Ref54009755"/>
      <w:bookmarkStart w:id="453" w:name="_Toc54119971"/>
      <w:bookmarkStart w:id="454" w:name="_Ref420874022"/>
      <w:r w:rsidRPr="00D822A3">
        <w:rPr>
          <w:lang w:val="en-GB"/>
        </w:rPr>
        <w:lastRenderedPageBreak/>
        <w:t>Executable Code Generation</w:t>
      </w:r>
      <w:bookmarkEnd w:id="452"/>
      <w:bookmarkEnd w:id="45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5" w:name="_Toc54119972"/>
      <w:r w:rsidRPr="00D822A3">
        <w:rPr>
          <w:lang w:val="en-GB"/>
        </w:rPr>
        <w:t xml:space="preserve">The </w:t>
      </w:r>
      <w:r w:rsidR="00E6483C" w:rsidRPr="00D822A3">
        <w:rPr>
          <w:lang w:val="en-GB"/>
        </w:rPr>
        <w:t>Windows Mode</w:t>
      </w:r>
      <w:bookmarkEnd w:id="45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6" w:name="_Toc54119973"/>
      <w:r w:rsidRPr="00D822A3">
        <w:rPr>
          <w:highlight w:val="white"/>
          <w:lang w:val="en-GB"/>
        </w:rPr>
        <w:t>Main</w:t>
      </w:r>
      <w:bookmarkEnd w:id="45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7" w:name="_Toc54119974"/>
      <w:r w:rsidRPr="00D822A3">
        <w:rPr>
          <w:highlight w:val="white"/>
          <w:lang w:val="en-GB"/>
        </w:rPr>
        <w:t>Type Size</w:t>
      </w:r>
      <w:bookmarkEnd w:id="45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8" w:name="_Toc54119975"/>
      <w:r w:rsidRPr="00D822A3">
        <w:rPr>
          <w:highlight w:val="white"/>
          <w:lang w:val="en-GB"/>
        </w:rPr>
        <w:t>Static Symbol</w:t>
      </w:r>
      <w:bookmarkEnd w:id="45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9" w:name="_Toc54119976"/>
      <w:r w:rsidRPr="00D822A3">
        <w:rPr>
          <w:highlight w:val="white"/>
          <w:lang w:val="en-GB"/>
        </w:rPr>
        <w:t>Static Value</w:t>
      </w:r>
      <w:bookmarkEnd w:id="45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60" w:name="_Toc54119977"/>
      <w:r w:rsidRPr="00D822A3">
        <w:rPr>
          <w:highlight w:val="white"/>
          <w:lang w:val="en-GB"/>
        </w:rPr>
        <w:t>Function End</w:t>
      </w:r>
      <w:bookmarkEnd w:id="46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61" w:name="_Toc54119978"/>
      <w:r w:rsidRPr="00D822A3">
        <w:rPr>
          <w:highlight w:val="white"/>
          <w:lang w:val="en-GB"/>
        </w:rPr>
        <w:t>Target Code Generation</w:t>
      </w:r>
      <w:bookmarkEnd w:id="46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2" w:name="_Toc54119979"/>
      <w:r w:rsidRPr="00D822A3">
        <w:rPr>
          <w:highlight w:val="white"/>
          <w:lang w:val="en-GB"/>
        </w:rPr>
        <w:t>Exit</w:t>
      </w:r>
      <w:bookmarkEnd w:id="46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3" w:name="_Toc54119980"/>
      <w:r w:rsidRPr="00D822A3">
        <w:rPr>
          <w:highlight w:val="white"/>
          <w:lang w:val="en-GB"/>
        </w:rPr>
        <w:t>Initialization Code</w:t>
      </w:r>
      <w:bookmarkEnd w:id="46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4" w:name="_Toc54119981"/>
      <w:r w:rsidRPr="00D822A3">
        <w:rPr>
          <w:highlight w:val="white"/>
          <w:lang w:val="en-GB"/>
        </w:rPr>
        <w:t>Command Line Arguments</w:t>
      </w:r>
      <w:bookmarkEnd w:id="46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03E11" w:rsidRPr="00DF14A9" w:rsidRDefault="00503E1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03E11" w:rsidRPr="00490BCB" w:rsidRDefault="00503E1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03E11" w:rsidRPr="00090144" w:rsidRDefault="00503E1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03E11" w:rsidRPr="00090144" w:rsidRDefault="00503E11" w:rsidP="00605AE9">
                              <w:pPr>
                                <w:spacing w:before="0" w:after="0" w:line="240" w:lineRule="auto"/>
                                <w:rPr>
                                  <w:rFonts w:eastAsia="Calibri"/>
                                  <w:color w:val="000000"/>
                                </w:rPr>
                              </w:pPr>
                              <w:r w:rsidRPr="00090144">
                                <w:rPr>
                                  <w:rFonts w:eastAsia="Calibri"/>
                                  <w:color w:val="000000"/>
                                </w:rPr>
                                <w:t>Frame pointer of</w:t>
                              </w:r>
                            </w:p>
                            <w:p w14:paraId="68E90914" w14:textId="77777777" w:rsidR="00503E11" w:rsidRPr="00090144" w:rsidRDefault="00503E1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03E11" w:rsidRPr="00090144" w:rsidRDefault="00503E1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03E11" w:rsidRPr="00090144" w:rsidRDefault="00503E1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03E11" w:rsidRPr="00090144" w:rsidRDefault="00503E1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03E11" w:rsidRPr="00090144" w:rsidRDefault="00503E1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03E11" w:rsidRDefault="00503E1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03E11" w:rsidRDefault="00503E1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03E11" w:rsidRDefault="00503E1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03E11" w:rsidRDefault="00503E1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03E11" w:rsidRDefault="00503E1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03E11" w:rsidRDefault="00503E1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03E11" w:rsidRPr="00582B75" w:rsidRDefault="00503E1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03E11" w:rsidRPr="00490BCB" w:rsidRDefault="00503E1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03E11" w:rsidRPr="00490BCB" w:rsidRDefault="00503E1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03E11" w:rsidRDefault="00503E1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03E11" w:rsidRPr="00E55D4A" w:rsidRDefault="00503E1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03E11" w:rsidRDefault="00503E1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03E11" w:rsidRDefault="00503E1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03E11" w:rsidRDefault="00503E1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03E11" w:rsidRDefault="00503E1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03E11" w:rsidRDefault="00503E1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03E11" w:rsidRDefault="00503E1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03E11" w:rsidRDefault="00503E1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03E11" w:rsidRDefault="00503E1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03E11" w:rsidRDefault="00503E1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03E11" w:rsidRDefault="00503E1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03E11" w:rsidRDefault="00503E1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03E11" w:rsidRDefault="00503E1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03E11" w:rsidRDefault="00503E1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03E11" w:rsidRDefault="00503E1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03E11" w:rsidRDefault="00503E11" w:rsidP="00496983">
                              <w:pPr>
                                <w:spacing w:before="0" w:line="257" w:lineRule="auto"/>
                                <w:jc w:val="center"/>
                                <w:rPr>
                                  <w:sz w:val="24"/>
                                  <w:szCs w:val="24"/>
                                </w:rPr>
                              </w:pPr>
                              <w:r>
                                <w:rPr>
                                  <w:rFonts w:eastAsia="Calibri"/>
                                  <w:color w:val="000000"/>
                                  <w:sz w:val="16"/>
                                  <w:szCs w:val="16"/>
                                </w:rPr>
                                <w:t>129</w:t>
                              </w:r>
                            </w:p>
                            <w:p w14:paraId="3E4A06D3" w14:textId="77777777" w:rsidR="00503E11" w:rsidRDefault="00503E1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03E11" w:rsidRDefault="00503E1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03E11" w:rsidRDefault="00503E1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03E11" w:rsidRDefault="00503E1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03E11" w:rsidRDefault="00503E11" w:rsidP="006A7496">
                              <w:pPr>
                                <w:spacing w:before="100" w:line="257" w:lineRule="auto"/>
                                <w:jc w:val="left"/>
                                <w:rPr>
                                  <w:sz w:val="24"/>
                                  <w:szCs w:val="24"/>
                                </w:rPr>
                              </w:pPr>
                              <w:r>
                                <w:rPr>
                                  <w:rFonts w:eastAsia="Calibri"/>
                                  <w:color w:val="000000"/>
                                  <w:sz w:val="16"/>
                                  <w:szCs w:val="16"/>
                                </w:rPr>
                                <w:t>Before</w:t>
                              </w:r>
                            </w:p>
                            <w:p w14:paraId="6B197F32" w14:textId="77777777" w:rsidR="00503E11" w:rsidRDefault="00503E1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03E11" w:rsidRDefault="00503E11" w:rsidP="006A7496">
                              <w:pPr>
                                <w:spacing w:before="100" w:line="256" w:lineRule="auto"/>
                                <w:rPr>
                                  <w:sz w:val="24"/>
                                  <w:szCs w:val="24"/>
                                </w:rPr>
                              </w:pPr>
                              <w:r>
                                <w:rPr>
                                  <w:rFonts w:eastAsia="Calibri"/>
                                  <w:color w:val="000000"/>
                                  <w:sz w:val="16"/>
                                  <w:szCs w:val="16"/>
                                </w:rPr>
                                <w:t>After</w:t>
                              </w:r>
                            </w:p>
                            <w:p w14:paraId="7E3E04C8" w14:textId="77777777" w:rsidR="00503E11" w:rsidRDefault="00503E1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03E11" w:rsidRPr="00DF14A9" w:rsidRDefault="00503E1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03E11" w:rsidRPr="00490BCB" w:rsidRDefault="00503E1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03E11" w:rsidRPr="00490BCB" w:rsidRDefault="00503E1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03E11" w:rsidRPr="00490BCB" w:rsidRDefault="00503E1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03E11" w:rsidRPr="00090144" w:rsidRDefault="00503E1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03E11" w:rsidRPr="00090144" w:rsidRDefault="00503E11" w:rsidP="00605AE9">
                        <w:pPr>
                          <w:spacing w:before="0" w:after="0" w:line="240" w:lineRule="auto"/>
                          <w:rPr>
                            <w:rFonts w:eastAsia="Calibri"/>
                            <w:color w:val="000000"/>
                          </w:rPr>
                        </w:pPr>
                        <w:r w:rsidRPr="00090144">
                          <w:rPr>
                            <w:rFonts w:eastAsia="Calibri"/>
                            <w:color w:val="000000"/>
                          </w:rPr>
                          <w:t>Frame pointer of</w:t>
                        </w:r>
                      </w:p>
                      <w:p w14:paraId="68E90914" w14:textId="77777777" w:rsidR="00503E11" w:rsidRPr="00090144" w:rsidRDefault="00503E1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03E11" w:rsidRPr="00090144" w:rsidRDefault="00503E1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03E11" w:rsidRPr="00090144" w:rsidRDefault="00503E1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03E11" w:rsidRPr="00090144" w:rsidRDefault="00503E1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03E11" w:rsidRPr="00090144" w:rsidRDefault="00503E1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03E11" w:rsidRDefault="00503E1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03E11" w:rsidRDefault="00503E1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03E11" w:rsidRDefault="00503E1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03E11" w:rsidRDefault="00503E1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03E11" w:rsidRDefault="00503E1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03E11" w:rsidRDefault="00503E1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03E11" w:rsidRPr="00582B75" w:rsidRDefault="00503E1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03E11" w:rsidRPr="00490BCB" w:rsidRDefault="00503E1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03E11" w:rsidRPr="00490BCB" w:rsidRDefault="00503E1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03E11" w:rsidRDefault="00503E1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03E11" w:rsidRPr="00E55D4A" w:rsidRDefault="00503E1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03E11" w:rsidRDefault="00503E1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03E11" w:rsidRDefault="00503E1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03E11" w:rsidRDefault="00503E1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03E11" w:rsidRDefault="00503E1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03E11" w:rsidRDefault="00503E1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03E11" w:rsidRDefault="00503E1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03E11" w:rsidRDefault="00503E1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03E11" w:rsidRDefault="00503E1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03E11" w:rsidRDefault="00503E1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03E11" w:rsidRDefault="00503E1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03E11" w:rsidRDefault="00503E1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03E11" w:rsidRDefault="00503E1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03E11" w:rsidRDefault="00503E1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03E11" w:rsidRDefault="00503E1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03E11" w:rsidRDefault="00503E11" w:rsidP="00496983">
                        <w:pPr>
                          <w:spacing w:before="0" w:line="257" w:lineRule="auto"/>
                          <w:jc w:val="center"/>
                          <w:rPr>
                            <w:sz w:val="24"/>
                            <w:szCs w:val="24"/>
                          </w:rPr>
                        </w:pPr>
                        <w:r>
                          <w:rPr>
                            <w:rFonts w:eastAsia="Calibri"/>
                            <w:color w:val="000000"/>
                            <w:sz w:val="16"/>
                            <w:szCs w:val="16"/>
                          </w:rPr>
                          <w:t>129</w:t>
                        </w:r>
                      </w:p>
                      <w:p w14:paraId="3E4A06D3" w14:textId="77777777" w:rsidR="00503E11" w:rsidRDefault="00503E1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03E11" w:rsidRDefault="00503E1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03E11" w:rsidRDefault="00503E1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03E11" w:rsidRDefault="00503E1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03E11" w:rsidRDefault="00503E11" w:rsidP="006A7496">
                        <w:pPr>
                          <w:spacing w:before="100" w:line="257" w:lineRule="auto"/>
                          <w:jc w:val="left"/>
                          <w:rPr>
                            <w:sz w:val="24"/>
                            <w:szCs w:val="24"/>
                          </w:rPr>
                        </w:pPr>
                        <w:r>
                          <w:rPr>
                            <w:rFonts w:eastAsia="Calibri"/>
                            <w:color w:val="000000"/>
                            <w:sz w:val="16"/>
                            <w:szCs w:val="16"/>
                          </w:rPr>
                          <w:t>Before</w:t>
                        </w:r>
                      </w:p>
                      <w:p w14:paraId="6B197F32" w14:textId="77777777" w:rsidR="00503E11" w:rsidRDefault="00503E1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03E11" w:rsidRDefault="00503E11" w:rsidP="006A7496">
                        <w:pPr>
                          <w:spacing w:before="100" w:line="256" w:lineRule="auto"/>
                          <w:rPr>
                            <w:sz w:val="24"/>
                            <w:szCs w:val="24"/>
                          </w:rPr>
                        </w:pPr>
                        <w:r>
                          <w:rPr>
                            <w:rFonts w:eastAsia="Calibri"/>
                            <w:color w:val="000000"/>
                            <w:sz w:val="16"/>
                            <w:szCs w:val="16"/>
                          </w:rPr>
                          <w:t>After</w:t>
                        </w:r>
                      </w:p>
                      <w:p w14:paraId="7E3E04C8" w14:textId="77777777" w:rsidR="00503E11" w:rsidRDefault="00503E1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5" w:name="_Toc54119982"/>
      <w:r w:rsidRPr="00D822A3">
        <w:rPr>
          <w:highlight w:val="white"/>
          <w:lang w:val="en-GB"/>
        </w:rPr>
        <w:t>Windows Jump Info</w:t>
      </w:r>
      <w:bookmarkEnd w:id="46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6" w:name="_Toc54119983"/>
      <w:r w:rsidRPr="00D822A3">
        <w:rPr>
          <w:highlight w:val="white"/>
          <w:lang w:val="en-GB"/>
        </w:rPr>
        <w:t>Windows Byte List</w:t>
      </w:r>
      <w:bookmarkEnd w:id="46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7" w:name="_Hlk51314142"/>
      <w:r w:rsidRPr="00D822A3">
        <w:rPr>
          <w:highlight w:val="white"/>
          <w:lang w:val="en-GB"/>
        </w:rPr>
        <w:t>WindowsByteList</w:t>
      </w:r>
      <w:bookmarkEnd w:id="46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8"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6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70" w:name="_Ref419646553"/>
      <w:bookmarkStart w:id="471" w:name="_Toc54119985"/>
      <w:r w:rsidRPr="00D822A3">
        <w:rPr>
          <w:lang w:val="en-GB"/>
        </w:rPr>
        <w:t>Linking</w:t>
      </w:r>
      <w:bookmarkEnd w:id="470"/>
      <w:bookmarkEnd w:id="471"/>
    </w:p>
    <w:bookmarkEnd w:id="45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2" w:name="_Toc54119986"/>
      <w:r w:rsidRPr="00D822A3">
        <w:rPr>
          <w:lang w:val="en-GB"/>
        </w:rPr>
        <w:lastRenderedPageBreak/>
        <w:t>The Linker Class</w:t>
      </w:r>
      <w:bookmarkEnd w:id="47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4" w:name="_Toc54119987"/>
      <w:r w:rsidRPr="00D822A3">
        <w:rPr>
          <w:lang w:val="en-GB"/>
        </w:rPr>
        <w:lastRenderedPageBreak/>
        <w:t xml:space="preserve">The </w:t>
      </w:r>
      <w:r w:rsidR="002554E1" w:rsidRPr="00D822A3">
        <w:rPr>
          <w:lang w:val="en-GB"/>
        </w:rPr>
        <w:t>Standard Library</w:t>
      </w:r>
      <w:bookmarkEnd w:id="474"/>
    </w:p>
    <w:p w14:paraId="21B660CB" w14:textId="0EAC07D4" w:rsidR="00EE220E" w:rsidRPr="00D822A3" w:rsidRDefault="00503728" w:rsidP="00265BDF">
      <w:pPr>
        <w:pStyle w:val="Rubrik2"/>
        <w:rPr>
          <w:lang w:val="en-GB"/>
        </w:rPr>
      </w:pPr>
      <w:bookmarkStart w:id="475" w:name="_Toc54119988"/>
      <w:r w:rsidRPr="00D822A3">
        <w:rPr>
          <w:lang w:val="en-GB"/>
        </w:rPr>
        <w:t>Integral and Floating Limits</w:t>
      </w:r>
      <w:bookmarkEnd w:id="47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6"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7" w:name="_Toc54119990"/>
      <w:r w:rsidRPr="00D822A3">
        <w:rPr>
          <w:lang w:val="en-GB"/>
        </w:rPr>
        <w:t>Locale Data</w:t>
      </w:r>
      <w:bookmarkEnd w:id="47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8" w:name="_Toc54119991"/>
      <w:r w:rsidRPr="00D822A3">
        <w:rPr>
          <w:lang w:val="en-GB"/>
        </w:rPr>
        <w:t>Character Types</w:t>
      </w:r>
      <w:bookmarkEnd w:id="47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9" w:name="_Toc54119992"/>
      <w:r w:rsidRPr="00D822A3">
        <w:rPr>
          <w:lang w:val="en-GB"/>
        </w:rPr>
        <w:t>S</w:t>
      </w:r>
      <w:r w:rsidR="00EE220E" w:rsidRPr="00D822A3">
        <w:rPr>
          <w:lang w:val="en-GB"/>
        </w:rPr>
        <w:t>tring</w:t>
      </w:r>
      <w:r w:rsidRPr="00D822A3">
        <w:rPr>
          <w:lang w:val="en-GB"/>
        </w:rPr>
        <w:t>s</w:t>
      </w:r>
      <w:bookmarkEnd w:id="47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80" w:name="_Toc54119993"/>
      <w:r w:rsidRPr="00D822A3">
        <w:rPr>
          <w:lang w:val="en-GB"/>
        </w:rPr>
        <w:t>Long Jumps</w:t>
      </w:r>
      <w:bookmarkEnd w:id="48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81" w:name="_Toc54119994"/>
      <w:r w:rsidRPr="00D822A3">
        <w:rPr>
          <w:lang w:val="en-GB"/>
        </w:rPr>
        <w:t>Mathematical Functions</w:t>
      </w:r>
      <w:bookmarkEnd w:id="481"/>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2" w:name="_Toc54119995"/>
      <w:r w:rsidRPr="00D822A3">
        <w:rPr>
          <w:lang w:val="en-GB"/>
        </w:rPr>
        <w:t>Standard Input/Output</w:t>
      </w:r>
      <w:bookmarkEnd w:id="48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3" w:name="_Toc54119996"/>
      <w:r w:rsidRPr="00D822A3">
        <w:rPr>
          <w:lang w:val="en-GB"/>
        </w:rPr>
        <w:t>Printing</w:t>
      </w:r>
      <w:bookmarkEnd w:id="48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4" w:name="_Toc54119997"/>
      <w:r w:rsidRPr="00D822A3">
        <w:rPr>
          <w:lang w:val="en-GB"/>
        </w:rPr>
        <w:t>Scanning</w:t>
      </w:r>
      <w:bookmarkEnd w:id="48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5"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6" w:name="_Toc54119999"/>
      <w:r w:rsidRPr="00D822A3">
        <w:rPr>
          <w:lang w:val="en-GB"/>
        </w:rPr>
        <w:t>The Standard Library</w:t>
      </w:r>
      <w:bookmarkEnd w:id="48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7" w:name="_Toc54120000"/>
      <w:r w:rsidRPr="00D822A3">
        <w:rPr>
          <w:lang w:val="en-GB"/>
        </w:rPr>
        <w:t>T</w:t>
      </w:r>
      <w:r w:rsidR="00D62A8B" w:rsidRPr="00D822A3">
        <w:rPr>
          <w:lang w:val="en-GB"/>
        </w:rPr>
        <w:t>ime</w:t>
      </w:r>
      <w:bookmarkEnd w:id="48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t>}</w:t>
      </w:r>
    </w:p>
    <w:p w14:paraId="091577D2" w14:textId="77777777" w:rsidR="005B1C6D" w:rsidRPr="00D822A3" w:rsidRDefault="005B1C6D" w:rsidP="00845EA9">
      <w:pPr>
        <w:pStyle w:val="Appendix"/>
      </w:pPr>
      <w:bookmarkStart w:id="488" w:name="_Ref54018755"/>
      <w:bookmarkStart w:id="489" w:name="_Toc54120001"/>
      <w:bookmarkStart w:id="490" w:name="_Ref417644950"/>
      <w:r w:rsidRPr="00D822A3">
        <w:t xml:space="preserve">The </w:t>
      </w:r>
      <w:proofErr w:type="spellStart"/>
      <w:r w:rsidRPr="00D822A3">
        <w:t>Preprocessor</w:t>
      </w:r>
      <w:bookmarkEnd w:id="488"/>
      <w:bookmarkEnd w:id="489"/>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91" w:name="_Ref418256130"/>
      <w:bookmarkStart w:id="492" w:name="_Toc54120002"/>
      <w:r w:rsidRPr="00D822A3">
        <w:rPr>
          <w:lang w:val="en-GB"/>
        </w:rPr>
        <w:t>The Expression Parser</w:t>
      </w:r>
      <w:bookmarkEnd w:id="491"/>
      <w:bookmarkEnd w:id="492"/>
    </w:p>
    <w:p w14:paraId="176A4CB8" w14:textId="77777777" w:rsidR="005B1C6D" w:rsidRPr="00D822A3" w:rsidRDefault="005B1C6D" w:rsidP="005B1C6D">
      <w:pPr>
        <w:pStyle w:val="Rubrik3"/>
        <w:rPr>
          <w:lang w:val="en-GB"/>
        </w:rPr>
      </w:pPr>
      <w:bookmarkStart w:id="493" w:name="_Toc54120003"/>
      <w:r w:rsidRPr="00D822A3">
        <w:rPr>
          <w:lang w:val="en-GB"/>
        </w:rPr>
        <w:t>The Grammar</w:t>
      </w:r>
      <w:bookmarkEnd w:id="493"/>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4" w:name="_Toc54120004"/>
      <w:r w:rsidRPr="00D822A3">
        <w:rPr>
          <w:lang w:val="en-GB"/>
        </w:rPr>
        <w:t>The Parser</w:t>
      </w:r>
      <w:bookmarkEnd w:id="494"/>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5"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6" w:name="_Toc54120005"/>
      <w:r w:rsidRPr="00D822A3">
        <w:rPr>
          <w:lang w:val="en-GB"/>
        </w:rPr>
        <w:t>The Scanner</w:t>
      </w:r>
      <w:bookmarkEnd w:id="495"/>
      <w:bookmarkEnd w:id="496"/>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7"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97"/>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8" w:name="_Toc54120007"/>
      <w:r w:rsidRPr="00D822A3">
        <w:rPr>
          <w:lang w:val="en-GB"/>
        </w:rPr>
        <w:t xml:space="preserve">The </w:t>
      </w:r>
      <w:proofErr w:type="spellStart"/>
      <w:r w:rsidRPr="00D822A3">
        <w:rPr>
          <w:lang w:val="en-GB"/>
        </w:rPr>
        <w:t>Preprocessor</w:t>
      </w:r>
      <w:bookmarkEnd w:id="498"/>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9" w:name="_Toc54120008"/>
      <w:r w:rsidRPr="00D822A3">
        <w:rPr>
          <w:lang w:val="en-GB"/>
        </w:rPr>
        <w:t>Tri Graphs</w:t>
      </w:r>
      <w:bookmarkEnd w:id="499"/>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500" w:name="_Toc54120009"/>
      <w:r w:rsidRPr="00D822A3">
        <w:rPr>
          <w:lang w:val="en-GB"/>
        </w:rPr>
        <w:t>Comments, Strings, and Characters</w:t>
      </w:r>
      <w:bookmarkEnd w:id="50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501" w:name="_Ref418258402"/>
      <w:bookmarkStart w:id="502" w:name="_Toc54120010"/>
      <w:r w:rsidRPr="00D822A3">
        <w:rPr>
          <w:lang w:val="en-GB"/>
        </w:rPr>
        <w:t>Slash Codes</w:t>
      </w:r>
      <w:bookmarkEnd w:id="501"/>
      <w:bookmarkEnd w:id="50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503" w:name="_Toc54120011"/>
      <w:r w:rsidRPr="00D822A3">
        <w:rPr>
          <w:lang w:val="en-GB"/>
        </w:rPr>
        <w:t>The Line List</w:t>
      </w:r>
      <w:bookmarkEnd w:id="50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4" w:name="_Toc54120012"/>
      <w:r w:rsidRPr="00D822A3">
        <w:rPr>
          <w:lang w:val="en-GB"/>
        </w:rPr>
        <w:t>Lines</w:t>
      </w:r>
      <w:bookmarkEnd w:id="50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5" w:name="_Toc54120013"/>
      <w:r w:rsidRPr="00D822A3">
        <w:rPr>
          <w:lang w:val="en-GB"/>
        </w:rPr>
        <w:t>Includes</w:t>
      </w:r>
      <w:bookmarkEnd w:id="50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6" w:name="_Toc54120014"/>
      <w:r w:rsidRPr="00D822A3">
        <w:rPr>
          <w:lang w:val="en-GB"/>
        </w:rPr>
        <w:t>Macros</w:t>
      </w:r>
      <w:bookmarkEnd w:id="50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7" w:name="_Toc54120015"/>
      <w:r w:rsidRPr="00D822A3">
        <w:rPr>
          <w:lang w:val="en-GB"/>
        </w:rPr>
        <w:t>Conditional Programming</w:t>
      </w:r>
      <w:bookmarkEnd w:id="507"/>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8" w:name="_Toc54120016"/>
      <w:r w:rsidRPr="00D822A3">
        <w:rPr>
          <w:lang w:val="en-GB"/>
        </w:rPr>
        <w:t>Macro Expansion</w:t>
      </w:r>
      <w:bookmarkEnd w:id="50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9" w:name="_Toc54120017"/>
      <w:r w:rsidRPr="00D822A3">
        <w:rPr>
          <w:lang w:val="en-GB"/>
        </w:rPr>
        <w:t>String Merging</w:t>
      </w:r>
      <w:bookmarkEnd w:id="50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10" w:name="_Toc54120018"/>
      <w:r w:rsidRPr="00D822A3">
        <w:t>The C Grammar</w:t>
      </w:r>
      <w:bookmarkEnd w:id="490"/>
      <w:bookmarkEnd w:id="510"/>
    </w:p>
    <w:p w14:paraId="5EE70CDE" w14:textId="77777777" w:rsidR="00CB1AB5" w:rsidRPr="00EC76D5" w:rsidRDefault="00CB1AB5" w:rsidP="00CB1AB5">
      <w:bookmarkStart w:id="511" w:name="_Ref418184656"/>
      <w:bookmarkStart w:id="512"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513" w:name="_Toc49764472"/>
      <w:r w:rsidRPr="00EC76D5">
        <w:t>The Preprocessor Grammar</w:t>
      </w:r>
      <w:bookmarkEnd w:id="513"/>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14" w:name="_Toc49764473"/>
      <w:r w:rsidRPr="00EC76D5">
        <w:t>The Language Grammar</w:t>
      </w:r>
      <w:bookmarkEnd w:id="514"/>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t>GPPG</w:t>
      </w:r>
      <w:proofErr w:type="spellEnd"/>
      <w:r w:rsidRPr="00D822A3">
        <w:t xml:space="preserve"> and </w:t>
      </w:r>
      <w:proofErr w:type="spellStart"/>
      <w:r w:rsidRPr="00D822A3">
        <w:t>GPLEX</w:t>
      </w:r>
      <w:bookmarkEnd w:id="511"/>
      <w:bookmarkEnd w:id="512"/>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515" w:name="_Toc54120022"/>
      <w:r w:rsidRPr="00D822A3">
        <w:rPr>
          <w:lang w:val="en-GB"/>
        </w:rPr>
        <w:t>The Language</w:t>
      </w:r>
      <w:bookmarkEnd w:id="515"/>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6" w:name="_Toc54120023"/>
      <w:r w:rsidRPr="00D822A3">
        <w:rPr>
          <w:lang w:val="en-GB"/>
        </w:rPr>
        <w:t>The Grammar</w:t>
      </w:r>
      <w:bookmarkEnd w:id="516"/>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7" w:name="_Toc54120024"/>
      <w:proofErr w:type="spellStart"/>
      <w:r w:rsidRPr="00D822A3">
        <w:rPr>
          <w:lang w:val="en-GB"/>
        </w:rPr>
        <w:t>GPPG</w:t>
      </w:r>
      <w:bookmarkEnd w:id="517"/>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5"/>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8"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9" w:name="_Toc54120025"/>
      <w:proofErr w:type="spellStart"/>
      <w:r w:rsidRPr="00D822A3">
        <w:rPr>
          <w:lang w:val="en-GB"/>
        </w:rPr>
        <w:t>JPlex</w:t>
      </w:r>
      <w:bookmarkEnd w:id="518"/>
      <w:bookmarkEnd w:id="519"/>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20" w:name="_Toc54120026"/>
      <w:r w:rsidRPr="00D822A3">
        <w:rPr>
          <w:lang w:val="en-GB"/>
        </w:rPr>
        <w:t>Main</w:t>
      </w:r>
      <w:bookmarkEnd w:id="520"/>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21" w:name="_Toc54120027"/>
      <w:r w:rsidRPr="00D822A3">
        <w:t>Auxiliary Classes</w:t>
      </w:r>
      <w:bookmarkEnd w:id="521"/>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2" w:name="_Toc54120028"/>
      <w:r w:rsidRPr="00D822A3">
        <w:rPr>
          <w:lang w:val="en-GB"/>
        </w:rPr>
        <w:t>Error Handling</w:t>
      </w:r>
      <w:bookmarkEnd w:id="522"/>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3" w:name="_Toc54120029"/>
      <w:r w:rsidRPr="00D822A3">
        <w:rPr>
          <w:lang w:val="en-GB"/>
        </w:rPr>
        <w:t>Container Classes</w:t>
      </w:r>
      <w:bookmarkEnd w:id="523"/>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4" w:name="_Toc54120030"/>
      <w:r w:rsidRPr="00D822A3">
        <w:rPr>
          <w:lang w:val="en-GB"/>
        </w:rPr>
        <w:t>Ordered Pair</w:t>
      </w:r>
      <w:bookmarkEnd w:id="524"/>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5" w:name="_Toc54120031"/>
      <w:r w:rsidRPr="00D822A3">
        <w:rPr>
          <w:lang w:val="en-GB"/>
        </w:rPr>
        <w:t>Triple</w:t>
      </w:r>
      <w:bookmarkEnd w:id="525"/>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6" w:name="_Toc54120032"/>
      <w:r w:rsidRPr="00D822A3">
        <w:rPr>
          <w:lang w:val="en-GB"/>
        </w:rPr>
        <w:t>Graph</w:t>
      </w:r>
      <w:bookmarkEnd w:id="52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7" w:name="_Toc54120033"/>
      <w:r w:rsidRPr="00D822A3">
        <w:rPr>
          <w:lang w:val="en-GB"/>
        </w:rPr>
        <w:t>Addition and Removal of Vertices and Edges</w:t>
      </w:r>
      <w:bookmarkEnd w:id="52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8" w:name="_Toc54120034"/>
      <w:r w:rsidRPr="00D822A3">
        <w:rPr>
          <w:lang w:val="en-GB"/>
        </w:rPr>
        <w:t>Graph Partition</w:t>
      </w:r>
      <w:bookmarkEnd w:id="528"/>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9" w:name="_Toc54120035"/>
      <w:proofErr w:type="spellStart"/>
      <w:r w:rsidRPr="00D822A3">
        <w:rPr>
          <w:lang w:val="en-GB"/>
        </w:rPr>
        <w:t>ListSet</w:t>
      </w:r>
      <w:proofErr w:type="spellEnd"/>
      <w:r w:rsidRPr="00D822A3">
        <w:rPr>
          <w:lang w:val="en-GB"/>
        </w:rPr>
        <w:t xml:space="preserve"> and </w:t>
      </w:r>
      <w:proofErr w:type="spellStart"/>
      <w:r w:rsidRPr="00D822A3">
        <w:rPr>
          <w:lang w:val="en-GB"/>
        </w:rPr>
        <w:t>ListMap</w:t>
      </w:r>
      <w:bookmarkEnd w:id="529"/>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30" w:name="_Toc32312748"/>
      <w:bookmarkStart w:id="531" w:name="_Toc128724229"/>
      <w:bookmarkStart w:id="532" w:name="_Toc323656800"/>
      <w:bookmarkStart w:id="533" w:name="_Toc324085682"/>
      <w:bookmarkStart w:id="534" w:name="_Ref324113434"/>
      <w:bookmarkStart w:id="535" w:name="_Toc324680324"/>
      <w:bookmarkStart w:id="536" w:name="_Toc54120036"/>
      <w:r w:rsidRPr="00D822A3">
        <w:t>The ASCII Table</w:t>
      </w:r>
      <w:bookmarkEnd w:id="530"/>
      <w:bookmarkEnd w:id="531"/>
      <w:bookmarkEnd w:id="532"/>
      <w:bookmarkEnd w:id="533"/>
      <w:bookmarkEnd w:id="534"/>
      <w:bookmarkEnd w:id="535"/>
      <w:bookmarkEnd w:id="53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7" w:name="_Toc54120037"/>
      <w:r w:rsidRPr="00D822A3">
        <w:t>A</w:t>
      </w:r>
      <w:r w:rsidR="00281D34" w:rsidRPr="00D822A3">
        <w:t xml:space="preserve"> Crash Course in C</w:t>
      </w:r>
      <w:bookmarkEnd w:id="53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8" w:name="_Toc320485572"/>
      <w:bookmarkStart w:id="539" w:name="_Toc323656681"/>
      <w:bookmarkStart w:id="540" w:name="_Toc324085419"/>
      <w:bookmarkStart w:id="541" w:name="_Toc383781071"/>
      <w:bookmarkStart w:id="542" w:name="_Toc54120038"/>
      <w:r w:rsidRPr="00D822A3">
        <w:rPr>
          <w:lang w:val="en-GB"/>
        </w:rPr>
        <w:t>The Compiler and the Linker</w:t>
      </w:r>
      <w:bookmarkEnd w:id="538"/>
      <w:bookmarkEnd w:id="539"/>
      <w:bookmarkEnd w:id="540"/>
      <w:bookmarkEnd w:id="541"/>
      <w:bookmarkEnd w:id="54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03E11" w:rsidRPr="003F7CF1" w:rsidRDefault="00503E1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03E11" w:rsidRPr="003F7CF1" w:rsidRDefault="00503E1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03E11" w:rsidRPr="003F7CF1" w:rsidRDefault="00503E1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03E11" w:rsidRPr="003F7CF1" w:rsidRDefault="00503E1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03E11" w:rsidRPr="003F7CF1" w:rsidRDefault="00503E1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03E11" w:rsidRPr="003F7CF1" w:rsidRDefault="00503E1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03E11" w:rsidRPr="003F7CF1" w:rsidRDefault="00503E1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03E11" w:rsidRPr="003F7CF1" w:rsidRDefault="00503E1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03E11" w:rsidRPr="003F7CF1" w:rsidRDefault="00503E1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03E11" w:rsidRPr="003F7CF1" w:rsidRDefault="00503E1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03E11" w:rsidRPr="003F7CF1" w:rsidRDefault="00503E1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03E11" w:rsidRPr="003F7CF1" w:rsidRDefault="00503E1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03E11" w:rsidRPr="003F7CF1" w:rsidRDefault="00503E1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03E11" w:rsidRPr="003F7CF1" w:rsidRDefault="00503E1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03E11" w:rsidRPr="003F7CF1" w:rsidRDefault="00503E1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03E11" w:rsidRPr="003F7CF1" w:rsidRDefault="00503E1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03E11" w:rsidRPr="003F7CF1" w:rsidRDefault="00503E1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03E11" w:rsidRPr="003F7CF1" w:rsidRDefault="00503E1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3" w:name="_Toc320485573"/>
      <w:bookmarkStart w:id="544" w:name="_Toc323656682"/>
      <w:bookmarkStart w:id="545" w:name="_Toc324085420"/>
      <w:bookmarkStart w:id="546" w:name="_Toc383781072"/>
      <w:bookmarkStart w:id="547" w:name="_Toc54120039"/>
      <w:r w:rsidRPr="00D822A3">
        <w:rPr>
          <w:lang w:val="en-GB"/>
        </w:rPr>
        <w:t>The Hello-World Program</w:t>
      </w:r>
      <w:bookmarkEnd w:id="543"/>
      <w:bookmarkEnd w:id="544"/>
      <w:bookmarkEnd w:id="545"/>
      <w:bookmarkEnd w:id="546"/>
      <w:bookmarkEnd w:id="54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8" w:name="_Toc320485574"/>
      <w:bookmarkStart w:id="549" w:name="_Toc323656683"/>
      <w:bookmarkStart w:id="550" w:name="_Toc324085421"/>
      <w:bookmarkStart w:id="551" w:name="_Toc383781073"/>
      <w:bookmarkStart w:id="552" w:name="_Toc54120040"/>
      <w:r w:rsidRPr="00D822A3">
        <w:rPr>
          <w:lang w:val="en-GB"/>
        </w:rPr>
        <w:t>Comments</w:t>
      </w:r>
      <w:bookmarkEnd w:id="548"/>
      <w:bookmarkEnd w:id="549"/>
      <w:bookmarkEnd w:id="550"/>
      <w:bookmarkEnd w:id="551"/>
      <w:bookmarkEnd w:id="55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4" w:name="_Toc323656684"/>
      <w:bookmarkStart w:id="555" w:name="_Toc324085422"/>
      <w:bookmarkStart w:id="556" w:name="_Toc383781074"/>
      <w:bookmarkStart w:id="557" w:name="_Toc54120041"/>
      <w:r w:rsidRPr="00D822A3">
        <w:rPr>
          <w:lang w:val="en-GB"/>
        </w:rPr>
        <w:t>Types and Variables</w:t>
      </w:r>
      <w:bookmarkEnd w:id="553"/>
      <w:bookmarkEnd w:id="554"/>
      <w:bookmarkEnd w:id="555"/>
      <w:bookmarkEnd w:id="556"/>
      <w:bookmarkEnd w:id="55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6"/>
      <w:bookmarkStart w:id="559" w:name="_Toc323656685"/>
      <w:bookmarkStart w:id="560" w:name="_Toc324085423"/>
      <w:bookmarkStart w:id="561" w:name="_Toc383781075"/>
      <w:bookmarkStart w:id="562" w:name="_Ref383781525"/>
      <w:bookmarkStart w:id="563" w:name="_Toc54120042"/>
      <w:r w:rsidRPr="00D822A3">
        <w:rPr>
          <w:lang w:val="en-GB"/>
        </w:rPr>
        <w:t>Simple Types</w:t>
      </w:r>
      <w:bookmarkEnd w:id="558"/>
      <w:bookmarkEnd w:id="559"/>
      <w:bookmarkEnd w:id="560"/>
      <w:bookmarkEnd w:id="561"/>
      <w:bookmarkEnd w:id="562"/>
      <w:bookmarkEnd w:id="56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7"/>
      <w:bookmarkStart w:id="565" w:name="_Toc323656686"/>
      <w:bookmarkStart w:id="566" w:name="_Toc324085424"/>
      <w:bookmarkStart w:id="567" w:name="_Toc383781076"/>
      <w:bookmarkStart w:id="568" w:name="_Toc54120043"/>
      <w:r w:rsidRPr="00D822A3">
        <w:rPr>
          <w:lang w:val="en-GB"/>
        </w:rPr>
        <w:t>Variables</w:t>
      </w:r>
      <w:bookmarkEnd w:id="564"/>
      <w:bookmarkEnd w:id="565"/>
      <w:bookmarkEnd w:id="566"/>
      <w:bookmarkEnd w:id="567"/>
      <w:bookmarkEnd w:id="56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03E11" w:rsidRPr="003F7CF1" w:rsidRDefault="00503E1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03E11" w:rsidRPr="003F7CF1" w:rsidRDefault="00503E1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03E11" w:rsidRPr="003F7CF1" w:rsidRDefault="00503E1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03E11" w:rsidRPr="003F7CF1" w:rsidRDefault="00503E1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03E11" w:rsidRPr="003F7CF1" w:rsidRDefault="00503E1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03E11" w:rsidRPr="003F7CF1" w:rsidRDefault="00503E1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03E11" w:rsidRPr="003F7CF1" w:rsidRDefault="00503E1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03E11" w:rsidRPr="003F7CF1" w:rsidRDefault="00503E1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03E11" w:rsidRPr="003F7CF1" w:rsidRDefault="00503E1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03E11" w:rsidRPr="003F7CF1" w:rsidRDefault="00503E1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03E11" w:rsidRPr="003F7CF1" w:rsidRDefault="00503E1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03E11" w:rsidRPr="003F7CF1" w:rsidRDefault="00503E1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03E11" w:rsidRPr="003F7CF1" w:rsidRDefault="00503E1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03E11" w:rsidRPr="003F7CF1" w:rsidRDefault="00503E1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03E11" w:rsidRPr="003F7CF1" w:rsidRDefault="00503E1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78"/>
      <w:bookmarkStart w:id="570" w:name="_Toc323656687"/>
      <w:bookmarkStart w:id="571" w:name="_Toc324085425"/>
      <w:bookmarkStart w:id="572" w:name="_Toc383781077"/>
      <w:bookmarkStart w:id="573" w:name="_Toc54120044"/>
      <w:bookmarkStart w:id="574" w:name="_Toc320485579"/>
      <w:r w:rsidRPr="00D822A3">
        <w:rPr>
          <w:lang w:val="en-GB"/>
        </w:rPr>
        <w:t>Constants</w:t>
      </w:r>
      <w:bookmarkEnd w:id="569"/>
      <w:bookmarkEnd w:id="570"/>
      <w:bookmarkEnd w:id="571"/>
      <w:bookmarkEnd w:id="572"/>
      <w:bookmarkEnd w:id="57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88"/>
      <w:bookmarkStart w:id="576" w:name="_Toc324085426"/>
      <w:bookmarkStart w:id="577" w:name="_Toc383781078"/>
      <w:bookmarkStart w:id="578" w:name="_Toc54120045"/>
      <w:r w:rsidRPr="00D822A3">
        <w:rPr>
          <w:lang w:val="en-GB"/>
        </w:rPr>
        <w:t>Output</w:t>
      </w:r>
      <w:bookmarkEnd w:id="574"/>
      <w:bookmarkEnd w:id="575"/>
      <w:bookmarkEnd w:id="576"/>
      <w:bookmarkEnd w:id="577"/>
      <w:bookmarkEnd w:id="57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0"/>
      <w:bookmarkStart w:id="580" w:name="_Toc323656689"/>
      <w:bookmarkStart w:id="581" w:name="_Toc324085427"/>
      <w:bookmarkStart w:id="582" w:name="_Toc383781079"/>
      <w:bookmarkStart w:id="583" w:name="_Toc54120046"/>
      <w:r w:rsidRPr="00D822A3">
        <w:rPr>
          <w:lang w:val="en-GB"/>
        </w:rPr>
        <w:t>Input</w:t>
      </w:r>
      <w:bookmarkEnd w:id="579"/>
      <w:bookmarkEnd w:id="580"/>
      <w:bookmarkEnd w:id="581"/>
      <w:bookmarkEnd w:id="582"/>
      <w:bookmarkEnd w:id="583"/>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0"/>
      <w:bookmarkStart w:id="587" w:name="_Toc324085428"/>
      <w:bookmarkStart w:id="588" w:name="_Toc383781080"/>
      <w:bookmarkStart w:id="589" w:name="_Toc54120047"/>
      <w:r w:rsidRPr="00D822A3">
        <w:rPr>
          <w:lang w:val="en-GB"/>
        </w:rPr>
        <w:t>Enumerations</w:t>
      </w:r>
      <w:bookmarkEnd w:id="584"/>
      <w:bookmarkEnd w:id="586"/>
      <w:bookmarkEnd w:id="587"/>
      <w:bookmarkEnd w:id="588"/>
      <w:bookmarkEnd w:id="58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2"/>
      <w:bookmarkStart w:id="591" w:name="_Toc323656691"/>
      <w:bookmarkStart w:id="592" w:name="_Toc324085429"/>
      <w:bookmarkStart w:id="593" w:name="_Toc383781081"/>
      <w:bookmarkStart w:id="594" w:name="_Toc54120048"/>
      <w:r w:rsidRPr="00D822A3">
        <w:rPr>
          <w:lang w:val="en-GB"/>
        </w:rPr>
        <w:t>Arrays</w:t>
      </w:r>
      <w:bookmarkEnd w:id="590"/>
      <w:bookmarkEnd w:id="591"/>
      <w:bookmarkEnd w:id="592"/>
      <w:bookmarkEnd w:id="593"/>
      <w:bookmarkEnd w:id="59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03E11" w:rsidRPr="003F7CF1" w:rsidRDefault="00503E1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03E11" w:rsidRPr="003F7CF1" w:rsidRDefault="00503E11"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03E11" w:rsidRPr="003F7CF1" w:rsidRDefault="00503E1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03E11" w:rsidRPr="003F7CF1" w:rsidRDefault="00503E1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03E11" w:rsidRPr="003F7CF1" w:rsidRDefault="00503E1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03E11" w:rsidRPr="003F7CF1" w:rsidRDefault="00503E1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03E11" w:rsidRPr="003F7CF1" w:rsidRDefault="00503E1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03E11" w:rsidRPr="003F7CF1" w:rsidRDefault="00503E1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03E11" w:rsidRPr="003F7CF1" w:rsidRDefault="00503E1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03E11" w:rsidRPr="003F7CF1" w:rsidRDefault="00503E1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03E11" w:rsidRPr="003F7CF1" w:rsidRDefault="00503E1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03E11" w:rsidRPr="003F7CF1" w:rsidRDefault="00503E1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03E11" w:rsidRPr="003F7CF1" w:rsidRDefault="00503E1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03E11" w:rsidRPr="003F7CF1" w:rsidRDefault="00503E1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03E11" w:rsidRPr="003F7CF1" w:rsidRDefault="00503E1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03E11" w:rsidRPr="003F7CF1" w:rsidRDefault="00503E1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03E11" w:rsidRPr="003F7CF1" w:rsidRDefault="00503E1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03E11" w:rsidRPr="003F7CF1" w:rsidRDefault="00503E1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03E11" w:rsidRPr="003F7CF1" w:rsidRDefault="00503E1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03E11" w:rsidRPr="003F7CF1" w:rsidRDefault="00503E1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03E11" w:rsidRPr="003F7CF1" w:rsidRDefault="00503E1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03E11" w:rsidRPr="003F7CF1" w:rsidRDefault="00503E1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03E11" w:rsidRPr="003F7CF1" w:rsidRDefault="00503E1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03E11" w:rsidRPr="003F7CF1" w:rsidRDefault="00503E1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03E11" w:rsidRPr="003F7CF1" w:rsidRDefault="00503E1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03E11" w:rsidRPr="003F7CF1" w:rsidRDefault="00503E1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03E11" w:rsidRPr="003F7CF1" w:rsidRDefault="00503E1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03E11" w:rsidRPr="003F7CF1" w:rsidRDefault="00503E1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03E11" w:rsidRPr="003F7CF1" w:rsidRDefault="00503E1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03E11" w:rsidRPr="003F7CF1" w:rsidRDefault="00503E1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03E11" w:rsidRPr="003F7CF1" w:rsidRDefault="00503E1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03E11" w:rsidRPr="003F7CF1" w:rsidRDefault="00503E1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03E11" w:rsidRPr="003F7CF1" w:rsidRDefault="00503E1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03E11" w:rsidRPr="003F7CF1" w:rsidRDefault="00503E1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03E11" w:rsidRPr="003F7CF1" w:rsidRDefault="00503E1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03E11" w:rsidRPr="003F7CF1" w:rsidRDefault="00503E1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03E11" w:rsidRPr="003F7CF1" w:rsidRDefault="00503E1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03E11" w:rsidRPr="003F7CF1" w:rsidRDefault="00503E1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03E11" w:rsidRPr="003F7CF1" w:rsidRDefault="00503E1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03E11" w:rsidRPr="003F7CF1" w:rsidRDefault="00503E1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03E11" w:rsidRPr="003F7CF1" w:rsidRDefault="00503E1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03E11" w:rsidRPr="003F7CF1" w:rsidRDefault="00503E1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03E11" w:rsidRPr="003F7CF1" w:rsidRDefault="00503E1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03E11" w:rsidRPr="003F7CF1" w:rsidRDefault="00503E1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03E11" w:rsidRPr="003F7CF1" w:rsidRDefault="00503E1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03E11" w:rsidRPr="003F7CF1" w:rsidRDefault="00503E1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03E11" w:rsidRPr="003F7CF1" w:rsidRDefault="00503E1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03E11" w:rsidRPr="003F7CF1" w:rsidRDefault="00503E1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03E11" w:rsidRPr="003F7CF1" w:rsidRDefault="00503E1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03E11" w:rsidRPr="003F7CF1" w:rsidRDefault="00503E1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03E11" w:rsidRPr="003F7CF1" w:rsidRDefault="00503E1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03E11" w:rsidRPr="003F7CF1" w:rsidRDefault="00503E1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03E11" w:rsidRPr="003F7CF1" w:rsidRDefault="00503E1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03E11" w:rsidRPr="003F7CF1" w:rsidRDefault="00503E1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03E11" w:rsidRPr="003F7CF1" w:rsidRDefault="00503E1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03E11" w:rsidRPr="003F7CF1" w:rsidRDefault="00503E1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0485583"/>
      <w:bookmarkStart w:id="596" w:name="_Toc323656692"/>
      <w:bookmarkStart w:id="597" w:name="_Toc324085430"/>
      <w:bookmarkStart w:id="598" w:name="_Toc383781082"/>
      <w:bookmarkStart w:id="599" w:name="_Toc54120049"/>
      <w:r w:rsidRPr="00D822A3">
        <w:rPr>
          <w:lang w:val="en-GB"/>
        </w:rPr>
        <w:t>Characters and Strings</w:t>
      </w:r>
      <w:bookmarkEnd w:id="595"/>
      <w:bookmarkEnd w:id="596"/>
      <w:bookmarkEnd w:id="597"/>
      <w:bookmarkEnd w:id="598"/>
      <w:bookmarkEnd w:id="599"/>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03E11" w:rsidRPr="003F7CF1" w:rsidRDefault="00503E1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03E11" w:rsidRPr="003F7CF1" w:rsidRDefault="00503E1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03E11" w:rsidRPr="003F7CF1" w:rsidRDefault="00503E1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03E11" w:rsidRPr="003F7CF1" w:rsidRDefault="00503E1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03E11" w:rsidRPr="003F7CF1" w:rsidRDefault="00503E1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03E11" w:rsidRPr="003F7CF1" w:rsidRDefault="00503E1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03E11" w:rsidRPr="003F7CF1" w:rsidRDefault="00503E1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03E11" w:rsidRPr="003F7CF1" w:rsidRDefault="00503E1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3656693"/>
      <w:bookmarkStart w:id="601" w:name="_Toc324085431"/>
      <w:bookmarkStart w:id="602" w:name="_Toc383781083"/>
      <w:bookmarkStart w:id="603" w:name="_Toc54120050"/>
      <w:r w:rsidRPr="00D822A3">
        <w:rPr>
          <w:lang w:val="en-GB"/>
        </w:rPr>
        <w:t>The ASCII Table</w:t>
      </w:r>
      <w:bookmarkEnd w:id="600"/>
      <w:bookmarkEnd w:id="601"/>
      <w:bookmarkEnd w:id="602"/>
      <w:bookmarkEnd w:id="603"/>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4"/>
      <w:bookmarkStart w:id="605" w:name="_Toc323656694"/>
      <w:bookmarkStart w:id="606" w:name="_Toc324085432"/>
      <w:bookmarkStart w:id="607" w:name="_Ref383780778"/>
      <w:bookmarkStart w:id="608" w:name="_Toc383781084"/>
      <w:bookmarkStart w:id="609" w:name="_Toc54120051"/>
      <w:r w:rsidRPr="00D822A3">
        <w:rPr>
          <w:lang w:val="en-GB"/>
        </w:rPr>
        <w:t>Pointers</w:t>
      </w:r>
      <w:bookmarkEnd w:id="604"/>
      <w:bookmarkEnd w:id="605"/>
      <w:bookmarkEnd w:id="606"/>
      <w:bookmarkEnd w:id="607"/>
      <w:bookmarkEnd w:id="608"/>
      <w:bookmarkEnd w:id="60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03E11" w:rsidRPr="003F7CF1" w:rsidRDefault="00503E1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03E11" w:rsidRPr="003F7CF1" w:rsidRDefault="00503E1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03E11" w:rsidRPr="003F7CF1" w:rsidRDefault="00503E1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03E11" w:rsidRPr="003F7CF1" w:rsidRDefault="00503E1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03E11" w:rsidRPr="003F7CF1" w:rsidRDefault="00503E1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03E11" w:rsidRPr="003F7CF1" w:rsidRDefault="00503E1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03E11" w:rsidRPr="003F7CF1" w:rsidRDefault="00503E1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03E11" w:rsidRPr="003F7CF1" w:rsidRDefault="00503E1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03E11" w:rsidRPr="003F7CF1" w:rsidRDefault="00503E1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03E11" w:rsidRPr="003F7CF1" w:rsidRDefault="00503E1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03E11" w:rsidRPr="003F7CF1" w:rsidRDefault="00503E1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03E11" w:rsidRPr="003F7CF1" w:rsidRDefault="00503E1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03E11" w:rsidRPr="003F7CF1" w:rsidRDefault="00503E1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03E11" w:rsidRPr="003F7CF1" w:rsidRDefault="00503E1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03E11" w:rsidRPr="003F7CF1" w:rsidRDefault="00503E1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03E11" w:rsidRPr="003F7CF1" w:rsidRDefault="00503E1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03E11" w:rsidRPr="003F7CF1" w:rsidRDefault="00503E1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03E11" w:rsidRPr="003F7CF1" w:rsidRDefault="00503E1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03E11" w:rsidRPr="003F7CF1" w:rsidRDefault="00503E1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03E11" w:rsidRPr="003F7CF1" w:rsidRDefault="00503E1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5"/>
      <w:bookmarkStart w:id="611" w:name="_Toc323656695"/>
      <w:bookmarkStart w:id="612" w:name="_Toc324085433"/>
      <w:bookmarkStart w:id="613" w:name="_Toc383781085"/>
      <w:bookmarkStart w:id="614" w:name="_Toc54120052"/>
      <w:r w:rsidRPr="00D822A3">
        <w:rPr>
          <w:lang w:val="en-GB"/>
        </w:rPr>
        <w:t>Pointers and Dynamic Memory</w:t>
      </w:r>
      <w:bookmarkEnd w:id="610"/>
      <w:bookmarkEnd w:id="611"/>
      <w:bookmarkEnd w:id="612"/>
      <w:bookmarkEnd w:id="613"/>
      <w:bookmarkEnd w:id="61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03E11" w:rsidRPr="003F7CF1" w:rsidRDefault="00503E1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03E11" w:rsidRPr="003F7CF1" w:rsidRDefault="00503E1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03E11" w:rsidRPr="003F7CF1" w:rsidRDefault="00503E1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03E11" w:rsidRPr="003F7CF1" w:rsidRDefault="00503E1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03E11" w:rsidRPr="003F7CF1" w:rsidRDefault="00503E1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03E11" w:rsidRPr="003F7CF1" w:rsidRDefault="00503E1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03E11" w:rsidRPr="003F7CF1" w:rsidRDefault="00503E1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03E11" w:rsidRPr="003F7CF1" w:rsidRDefault="00503E1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03E11" w:rsidRPr="003F7CF1" w:rsidRDefault="00503E1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03E11" w:rsidRPr="003F7CF1" w:rsidRDefault="00503E1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03E11" w:rsidRPr="003F7CF1" w:rsidRDefault="00503E1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03E11" w:rsidRPr="003F7CF1" w:rsidRDefault="00503E1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03E11" w:rsidRPr="003F7CF1" w:rsidRDefault="00503E1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03E11" w:rsidRPr="003F7CF1" w:rsidRDefault="00503E1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03E11" w:rsidRPr="003F7CF1" w:rsidRDefault="00503E1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03E11" w:rsidRPr="003F7CF1" w:rsidRDefault="00503E1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03E11" w:rsidRPr="003F7CF1" w:rsidRDefault="00503E1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03E11" w:rsidRPr="003F7CF1" w:rsidRDefault="00503E1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03E11" w:rsidRPr="003F7CF1" w:rsidRDefault="00503E1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03E11" w:rsidRPr="003F7CF1" w:rsidRDefault="00503E1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03E11" w:rsidRPr="003F7CF1" w:rsidRDefault="00503E1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03E11" w:rsidRPr="003F7CF1" w:rsidRDefault="00503E1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03E11" w:rsidRPr="003F7CF1" w:rsidRDefault="00503E1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03E11" w:rsidRPr="003F7CF1" w:rsidRDefault="00503E1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03E11" w:rsidRPr="003F7CF1" w:rsidRDefault="00503E1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03E11" w:rsidRPr="003F7CF1" w:rsidRDefault="00503E1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03E11" w:rsidRPr="003F7CF1" w:rsidRDefault="00503E1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03E11" w:rsidRPr="003F7CF1" w:rsidRDefault="00503E1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03E11" w:rsidRPr="003F7CF1" w:rsidRDefault="00503E1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03E11" w:rsidRPr="003F7CF1" w:rsidRDefault="00503E1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03E11" w:rsidRPr="003F7CF1" w:rsidRDefault="00503E1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03E11" w:rsidRPr="003F7CF1" w:rsidRDefault="00503E1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03E11" w:rsidRPr="003F7CF1" w:rsidRDefault="00503E1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03E11" w:rsidRPr="003F7CF1" w:rsidRDefault="00503E1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03E11" w:rsidRPr="003F7CF1" w:rsidRDefault="00503E1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03E11" w:rsidRPr="003F7CF1" w:rsidRDefault="00503E1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03E11" w:rsidRPr="003F7CF1" w:rsidRDefault="00503E1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03E11" w:rsidRPr="003F7CF1" w:rsidRDefault="00503E1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03E11" w:rsidRPr="003F7CF1" w:rsidRDefault="00503E1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03E11" w:rsidRPr="003F7CF1" w:rsidRDefault="00503E1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03E11" w:rsidRPr="003F7CF1" w:rsidRDefault="00503E1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03E11" w:rsidRPr="003F7CF1" w:rsidRDefault="00503E1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03E11" w:rsidRPr="003F7CF1" w:rsidRDefault="00503E1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03E11" w:rsidRPr="003F7CF1" w:rsidRDefault="00503E1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03E11" w:rsidRPr="003F7CF1" w:rsidRDefault="00503E1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03E11" w:rsidRPr="003F7CF1" w:rsidRDefault="00503E1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03E11" w:rsidRPr="003F7CF1" w:rsidRDefault="00503E1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03E11" w:rsidRPr="003F7CF1" w:rsidRDefault="00503E1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6"/>
      <w:bookmarkStart w:id="616" w:name="_Toc323656696"/>
      <w:bookmarkStart w:id="617" w:name="_Toc324085434"/>
      <w:bookmarkStart w:id="618" w:name="_Toc383781086"/>
      <w:bookmarkStart w:id="619" w:name="_Toc54120053"/>
      <w:r w:rsidRPr="00D822A3">
        <w:rPr>
          <w:lang w:val="en-GB"/>
        </w:rPr>
        <w:t>Defining our own types</w:t>
      </w:r>
      <w:bookmarkEnd w:id="615"/>
      <w:bookmarkEnd w:id="616"/>
      <w:bookmarkEnd w:id="617"/>
      <w:bookmarkEnd w:id="618"/>
      <w:bookmarkEnd w:id="61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7"/>
      <w:bookmarkStart w:id="621" w:name="_Toc323656697"/>
      <w:bookmarkStart w:id="622" w:name="_Toc324085435"/>
      <w:bookmarkStart w:id="623" w:name="_Toc383781087"/>
      <w:bookmarkStart w:id="624" w:name="_Toc54120054"/>
      <w:r w:rsidRPr="00D822A3">
        <w:rPr>
          <w:lang w:val="en-GB"/>
        </w:rPr>
        <w:t>The Type Size</w:t>
      </w:r>
      <w:bookmarkEnd w:id="620"/>
      <w:bookmarkEnd w:id="621"/>
      <w:bookmarkEnd w:id="622"/>
      <w:bookmarkEnd w:id="623"/>
      <w:bookmarkEnd w:id="62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6" w:name="_Toc320485588"/>
      <w:bookmarkStart w:id="627" w:name="_Toc323656698"/>
      <w:bookmarkStart w:id="628" w:name="_Toc324085436"/>
      <w:bookmarkStart w:id="629" w:name="_Toc383781088"/>
      <w:bookmarkStart w:id="630" w:name="_Toc54120055"/>
      <w:r w:rsidRPr="00D822A3">
        <w:rPr>
          <w:lang w:val="en-GB"/>
        </w:rPr>
        <w:t>Expressions and Operators</w:t>
      </w:r>
      <w:bookmarkEnd w:id="626"/>
      <w:bookmarkEnd w:id="627"/>
      <w:bookmarkEnd w:id="628"/>
      <w:bookmarkEnd w:id="629"/>
      <w:bookmarkEnd w:id="63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03E11" w:rsidRPr="003F7CF1" w:rsidRDefault="00503E1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1173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03E11" w:rsidRPr="003F7CF1" w:rsidRDefault="00503E1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03E11" w:rsidRPr="003F7CF1" w:rsidRDefault="00503E1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03E11" w:rsidRPr="003F7CF1" w:rsidRDefault="00503E1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03E11" w:rsidRPr="003F7CF1" w:rsidRDefault="00503E1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1173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03E11" w:rsidRPr="003F7CF1" w:rsidRDefault="00503E1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03E11" w:rsidRPr="003F7CF1" w:rsidRDefault="00503E1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03E11" w:rsidRPr="003F7CF1" w:rsidRDefault="00503E1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89"/>
      <w:bookmarkStart w:id="632" w:name="_Toc323656699"/>
      <w:bookmarkStart w:id="633" w:name="_Toc324085437"/>
      <w:bookmarkStart w:id="634" w:name="_Toc383781089"/>
      <w:bookmarkStart w:id="635" w:name="_Toc54120056"/>
      <w:r w:rsidRPr="00D822A3">
        <w:rPr>
          <w:lang w:val="en-GB"/>
        </w:rPr>
        <w:t>Arithmetic Operators</w:t>
      </w:r>
      <w:bookmarkEnd w:id="631"/>
      <w:bookmarkEnd w:id="632"/>
      <w:bookmarkEnd w:id="633"/>
      <w:bookmarkEnd w:id="634"/>
      <w:bookmarkEnd w:id="63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6" w:name="_Toc320485590"/>
      <w:bookmarkStart w:id="637" w:name="_Toc323656700"/>
      <w:bookmarkStart w:id="638" w:name="_Toc324085438"/>
      <w:bookmarkStart w:id="639" w:name="_Toc383781090"/>
      <w:bookmarkStart w:id="640" w:name="_Toc54120057"/>
      <w:r w:rsidRPr="00D822A3">
        <w:rPr>
          <w:rStyle w:val="Italic"/>
          <w:i w:val="0"/>
          <w:lang w:val="en-GB"/>
        </w:rPr>
        <w:t>Pointer Arithmetic</w:t>
      </w:r>
      <w:bookmarkEnd w:id="636"/>
      <w:bookmarkEnd w:id="637"/>
      <w:bookmarkEnd w:id="638"/>
      <w:bookmarkEnd w:id="639"/>
      <w:bookmarkEnd w:id="64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03E11" w:rsidRPr="003F7CF1" w:rsidRDefault="00503E1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03E11" w:rsidRPr="003F7CF1" w:rsidRDefault="00503E1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03E11" w:rsidRPr="003F7CF1" w:rsidRDefault="00503E1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03E11" w:rsidRPr="003F7CF1" w:rsidRDefault="00503E1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03E11" w:rsidRPr="003F7CF1" w:rsidRDefault="00503E1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03E11" w:rsidRPr="003F7CF1" w:rsidRDefault="00503E1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03E11" w:rsidRPr="003F7CF1" w:rsidRDefault="00503E1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03E11" w:rsidRPr="003F7CF1" w:rsidRDefault="00503E1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03E11" w:rsidRPr="003F7CF1" w:rsidRDefault="00503E1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03E11" w:rsidRPr="003F7CF1" w:rsidRDefault="00503E1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03E11" w:rsidRPr="003F7CF1" w:rsidRDefault="00503E1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03E11" w:rsidRPr="003F7CF1" w:rsidRDefault="00503E1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03E11" w:rsidRPr="003F7CF1" w:rsidRDefault="00503E1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03E11" w:rsidRPr="003F7CF1" w:rsidRDefault="00503E1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03E11" w:rsidRPr="003F7CF1" w:rsidRDefault="00503E1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03E11" w:rsidRPr="003F7CF1" w:rsidRDefault="00503E1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03E11" w:rsidRPr="003F7CF1" w:rsidRDefault="00503E1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03E11" w:rsidRPr="003F7CF1" w:rsidRDefault="00503E1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03E11" w:rsidRPr="003F7CF1" w:rsidRDefault="00503E1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1"/>
      <w:bookmarkStart w:id="642" w:name="_Toc323656701"/>
      <w:bookmarkStart w:id="643" w:name="_Toc324085439"/>
      <w:bookmarkStart w:id="644" w:name="_Toc383781091"/>
      <w:bookmarkStart w:id="645" w:name="_Toc54120058"/>
      <w:r w:rsidRPr="00D822A3">
        <w:rPr>
          <w:lang w:val="en-GB"/>
        </w:rPr>
        <w:t>Increment and decrement</w:t>
      </w:r>
      <w:bookmarkEnd w:id="641"/>
      <w:bookmarkEnd w:id="642"/>
      <w:bookmarkEnd w:id="643"/>
      <w:bookmarkEnd w:id="644"/>
      <w:bookmarkEnd w:id="64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2"/>
      <w:bookmarkStart w:id="647" w:name="_Toc323656702"/>
      <w:bookmarkStart w:id="648" w:name="_Toc324085440"/>
      <w:bookmarkStart w:id="649" w:name="_Toc383781092"/>
      <w:bookmarkStart w:id="650" w:name="_Toc54120059"/>
      <w:r w:rsidRPr="00D822A3">
        <w:rPr>
          <w:lang w:val="en-GB"/>
        </w:rPr>
        <w:t>Relational Operators</w:t>
      </w:r>
      <w:bookmarkEnd w:id="646"/>
      <w:bookmarkEnd w:id="647"/>
      <w:bookmarkEnd w:id="648"/>
      <w:bookmarkEnd w:id="649"/>
      <w:bookmarkEnd w:id="65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3"/>
      <w:bookmarkStart w:id="652" w:name="_Toc323656703"/>
      <w:bookmarkStart w:id="653" w:name="_Toc324085441"/>
      <w:bookmarkStart w:id="654" w:name="_Toc383781093"/>
      <w:bookmarkStart w:id="655" w:name="_Toc54120060"/>
      <w:r w:rsidRPr="00D822A3">
        <w:rPr>
          <w:lang w:val="en-GB"/>
        </w:rPr>
        <w:t>Logical Operators</w:t>
      </w:r>
      <w:bookmarkEnd w:id="651"/>
      <w:bookmarkEnd w:id="652"/>
      <w:bookmarkEnd w:id="653"/>
      <w:bookmarkEnd w:id="654"/>
      <w:bookmarkEnd w:id="65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4"/>
      <w:bookmarkStart w:id="657" w:name="_Toc323656704"/>
      <w:bookmarkStart w:id="658" w:name="_Toc324085442"/>
      <w:bookmarkStart w:id="659" w:name="_Toc383781094"/>
      <w:bookmarkStart w:id="660" w:name="_Toc54120061"/>
      <w:r w:rsidRPr="00D822A3">
        <w:rPr>
          <w:lang w:val="en-GB"/>
        </w:rPr>
        <w:t>Bitwise Operators</w:t>
      </w:r>
      <w:bookmarkEnd w:id="656"/>
      <w:bookmarkEnd w:id="657"/>
      <w:bookmarkEnd w:id="658"/>
      <w:bookmarkEnd w:id="659"/>
      <w:bookmarkEnd w:id="66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911732"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911733"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5"/>
      <w:bookmarkStart w:id="662" w:name="_Toc323656705"/>
      <w:bookmarkStart w:id="663" w:name="_Toc324085443"/>
      <w:bookmarkStart w:id="664" w:name="_Toc383781095"/>
      <w:bookmarkStart w:id="665" w:name="_Toc54120062"/>
      <w:r w:rsidRPr="00D822A3">
        <w:rPr>
          <w:lang w:val="en-GB"/>
        </w:rPr>
        <w:t>Assignment</w:t>
      </w:r>
      <w:bookmarkEnd w:id="661"/>
      <w:bookmarkEnd w:id="662"/>
      <w:bookmarkEnd w:id="663"/>
      <w:bookmarkEnd w:id="664"/>
      <w:bookmarkEnd w:id="66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6"/>
      <w:bookmarkStart w:id="667" w:name="_Toc323656706"/>
      <w:bookmarkStart w:id="668" w:name="_Toc324085444"/>
      <w:bookmarkStart w:id="669" w:name="_Toc383781096"/>
      <w:bookmarkStart w:id="670" w:name="_Toc54120063"/>
      <w:r w:rsidRPr="00D822A3">
        <w:rPr>
          <w:lang w:val="en-GB"/>
        </w:rPr>
        <w:t>The Condition Operator</w:t>
      </w:r>
      <w:bookmarkEnd w:id="666"/>
      <w:bookmarkEnd w:id="667"/>
      <w:bookmarkEnd w:id="668"/>
      <w:bookmarkEnd w:id="669"/>
      <w:bookmarkEnd w:id="67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7"/>
      <w:bookmarkStart w:id="672" w:name="_Toc323656707"/>
      <w:bookmarkStart w:id="673" w:name="_Toc324085445"/>
      <w:bookmarkStart w:id="674" w:name="_Toc383781097"/>
      <w:bookmarkStart w:id="675" w:name="_Toc54120064"/>
      <w:r w:rsidRPr="00D822A3">
        <w:rPr>
          <w:lang w:val="en-GB"/>
        </w:rPr>
        <w:t>Precedence and Associatively</w:t>
      </w:r>
      <w:bookmarkEnd w:id="671"/>
      <w:bookmarkEnd w:id="672"/>
      <w:bookmarkEnd w:id="673"/>
      <w:bookmarkEnd w:id="674"/>
      <w:bookmarkEnd w:id="67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6" w:name="_Toc320485598"/>
      <w:bookmarkStart w:id="677" w:name="_Toc323656708"/>
      <w:bookmarkStart w:id="678" w:name="_Toc324085446"/>
      <w:bookmarkStart w:id="679" w:name="_Toc383781098"/>
      <w:bookmarkStart w:id="680" w:name="_Toc54120065"/>
      <w:r w:rsidRPr="00D822A3">
        <w:rPr>
          <w:lang w:val="en-GB"/>
        </w:rPr>
        <w:t>Statements</w:t>
      </w:r>
      <w:bookmarkEnd w:id="676"/>
      <w:bookmarkEnd w:id="677"/>
      <w:bookmarkEnd w:id="678"/>
      <w:bookmarkEnd w:id="679"/>
      <w:bookmarkEnd w:id="68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599"/>
      <w:bookmarkStart w:id="682" w:name="_Toc323656709"/>
      <w:bookmarkStart w:id="683" w:name="_Toc324085447"/>
      <w:bookmarkStart w:id="684" w:name="_Toc383781099"/>
      <w:bookmarkStart w:id="685" w:name="_Toc54120066"/>
      <w:r w:rsidRPr="00D822A3">
        <w:rPr>
          <w:lang w:val="en-GB"/>
        </w:rPr>
        <w:t>Selection statements</w:t>
      </w:r>
      <w:bookmarkEnd w:id="681"/>
      <w:bookmarkEnd w:id="682"/>
      <w:bookmarkEnd w:id="683"/>
      <w:bookmarkEnd w:id="684"/>
      <w:bookmarkEnd w:id="68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0"/>
      <w:bookmarkStart w:id="687" w:name="_Toc323656710"/>
      <w:bookmarkStart w:id="688" w:name="_Toc324085448"/>
      <w:bookmarkStart w:id="689" w:name="_Toc383781100"/>
      <w:bookmarkStart w:id="690" w:name="_Toc54120067"/>
      <w:r w:rsidRPr="00D822A3">
        <w:rPr>
          <w:lang w:val="en-GB"/>
        </w:rPr>
        <w:t>Iteration statements</w:t>
      </w:r>
      <w:bookmarkEnd w:id="686"/>
      <w:bookmarkEnd w:id="687"/>
      <w:bookmarkEnd w:id="688"/>
      <w:bookmarkEnd w:id="689"/>
      <w:bookmarkEnd w:id="69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1"/>
      <w:bookmarkStart w:id="692" w:name="_Toc323656711"/>
      <w:bookmarkStart w:id="693" w:name="_Toc324085449"/>
      <w:bookmarkStart w:id="694" w:name="_Toc383781101"/>
      <w:bookmarkStart w:id="695" w:name="_Toc54120068"/>
      <w:r w:rsidRPr="00D822A3">
        <w:rPr>
          <w:lang w:val="en-GB"/>
        </w:rPr>
        <w:t>Jump statements</w:t>
      </w:r>
      <w:bookmarkEnd w:id="691"/>
      <w:bookmarkEnd w:id="692"/>
      <w:bookmarkEnd w:id="693"/>
      <w:bookmarkEnd w:id="694"/>
      <w:bookmarkEnd w:id="69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0485602"/>
      <w:bookmarkStart w:id="697" w:name="_Toc323656712"/>
      <w:bookmarkStart w:id="698" w:name="_Toc324085450"/>
      <w:bookmarkStart w:id="699" w:name="_Toc383781102"/>
      <w:bookmarkStart w:id="700" w:name="_Toc54120069"/>
      <w:r w:rsidRPr="00D822A3">
        <w:rPr>
          <w:lang w:val="en-GB"/>
        </w:rPr>
        <w:t>Expression statements</w:t>
      </w:r>
      <w:bookmarkEnd w:id="696"/>
      <w:bookmarkEnd w:id="697"/>
      <w:bookmarkEnd w:id="698"/>
      <w:bookmarkEnd w:id="699"/>
      <w:bookmarkEnd w:id="70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701" w:name="_Toc323656713"/>
      <w:bookmarkStart w:id="702" w:name="_Toc324085451"/>
      <w:bookmarkStart w:id="703" w:name="_Toc383781103"/>
      <w:bookmarkStart w:id="704" w:name="_Toc54120070"/>
      <w:r w:rsidRPr="00D822A3">
        <w:rPr>
          <w:lang w:val="en-GB"/>
        </w:rPr>
        <w:t>Volatile</w:t>
      </w:r>
      <w:bookmarkEnd w:id="701"/>
      <w:bookmarkEnd w:id="702"/>
      <w:bookmarkEnd w:id="703"/>
      <w:bookmarkEnd w:id="70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6" w:author="Stefan Björnander" w:date="2012-05-06T21:16:00Z">
          <w:pPr>
            <w:pStyle w:val="CommandLine"/>
          </w:pPr>
        </w:pPrChange>
      </w:pPr>
    </w:p>
    <w:p w14:paraId="0D44E5CA" w14:textId="77777777" w:rsidR="00E80032" w:rsidRPr="00D822A3" w:rsidRDefault="00E80032">
      <w:pPr>
        <w:pStyle w:val="Code"/>
        <w:rPr>
          <w:lang w:val="en-GB"/>
        </w:rPr>
        <w:pPrChange w:id="707" w:author="Stefan Björnander" w:date="2012-05-06T21:16:00Z">
          <w:pPr>
            <w:pStyle w:val="CommandLine"/>
          </w:pPr>
        </w:pPrChange>
      </w:pPr>
      <w:r w:rsidRPr="00D822A3">
        <w:rPr>
          <w:rFonts w:eastAsia="Times New Roman"/>
          <w:noProof w:val="0"/>
          <w:color w:val="000000" w:themeColor="text1"/>
          <w:lang w:val="en-GB"/>
          <w:rPrChange w:id="708"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1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11" w:name="_Toc320485603"/>
      <w:bookmarkStart w:id="712" w:name="_Toc323656714"/>
      <w:bookmarkStart w:id="713" w:name="_Toc324085452"/>
      <w:bookmarkStart w:id="714" w:name="_Toc383781104"/>
      <w:bookmarkStart w:id="715" w:name="_Toc54120071"/>
      <w:r w:rsidRPr="00D822A3">
        <w:rPr>
          <w:lang w:val="en-GB"/>
        </w:rPr>
        <w:t>Functions</w:t>
      </w:r>
      <w:bookmarkEnd w:id="711"/>
      <w:bookmarkEnd w:id="712"/>
      <w:bookmarkEnd w:id="713"/>
      <w:bookmarkEnd w:id="714"/>
      <w:bookmarkEnd w:id="71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03E11" w:rsidRPr="003F7CF1" w:rsidRDefault="00503E1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03E11" w:rsidRPr="003F7CF1" w:rsidRDefault="00503E1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03E11" w:rsidRPr="003F7CF1" w:rsidRDefault="00503E1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03E11" w:rsidRPr="003F7CF1" w:rsidRDefault="00503E1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03E11" w:rsidRPr="003F7CF1" w:rsidRDefault="00503E1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03E11" w:rsidRPr="003F7CF1" w:rsidRDefault="00503E1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03E11" w:rsidRPr="003F7CF1" w:rsidRDefault="00503E1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03E11" w:rsidRPr="003F7CF1" w:rsidRDefault="00503E1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03E11" w:rsidRPr="003F7CF1" w:rsidRDefault="00503E1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03E11" w:rsidRPr="003F7CF1" w:rsidRDefault="00503E1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03E11" w:rsidRPr="003F7CF1" w:rsidRDefault="00503E1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03E11" w:rsidRPr="003F7CF1" w:rsidRDefault="00503E1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6" w:name="_Toc320485604"/>
      <w:bookmarkStart w:id="717" w:name="_Toc323656715"/>
      <w:bookmarkStart w:id="718" w:name="_Toc324085453"/>
      <w:bookmarkStart w:id="719" w:name="_Toc383781105"/>
      <w:bookmarkStart w:id="720" w:name="_Toc54120072"/>
      <w:r w:rsidRPr="00D822A3">
        <w:rPr>
          <w:lang w:val="en-GB"/>
        </w:rPr>
        <w:t>Void Functions</w:t>
      </w:r>
      <w:bookmarkEnd w:id="716"/>
      <w:bookmarkEnd w:id="717"/>
      <w:bookmarkEnd w:id="718"/>
      <w:bookmarkEnd w:id="719"/>
      <w:bookmarkEnd w:id="72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21" w:name="_Toc320485605"/>
      <w:bookmarkStart w:id="722" w:name="_Toc323656716"/>
      <w:bookmarkStart w:id="723" w:name="_Toc324085454"/>
      <w:bookmarkStart w:id="724" w:name="_Toc383781106"/>
      <w:bookmarkStart w:id="725" w:name="_Toc54120073"/>
      <w:r w:rsidRPr="00D822A3">
        <w:rPr>
          <w:lang w:val="en-GB"/>
        </w:rPr>
        <w:t>Local and global variables</w:t>
      </w:r>
      <w:bookmarkEnd w:id="721"/>
      <w:bookmarkEnd w:id="722"/>
      <w:bookmarkEnd w:id="723"/>
      <w:bookmarkEnd w:id="724"/>
      <w:bookmarkEnd w:id="72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6" w:name="_Toc323656717"/>
      <w:bookmarkStart w:id="727" w:name="_Toc324085455"/>
      <w:bookmarkStart w:id="728" w:name="_Toc383781107"/>
      <w:bookmarkStart w:id="729" w:name="_Toc54120074"/>
      <w:r w:rsidRPr="00D822A3">
        <w:rPr>
          <w:lang w:val="en-GB"/>
        </w:rPr>
        <w:t>Inner Blocks with Local Variables</w:t>
      </w:r>
      <w:bookmarkEnd w:id="726"/>
      <w:bookmarkEnd w:id="727"/>
      <w:bookmarkEnd w:id="728"/>
      <w:bookmarkEnd w:id="729"/>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3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3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4" w:name="_Toc320485606"/>
      <w:bookmarkStart w:id="735" w:name="_Toc323656718"/>
      <w:bookmarkStart w:id="736" w:name="_Toc324085456"/>
      <w:bookmarkStart w:id="737" w:name="_Toc383781108"/>
      <w:bookmarkStart w:id="738" w:name="_Toc54120075"/>
      <w:r w:rsidRPr="00D822A3">
        <w:rPr>
          <w:lang w:val="en-GB"/>
        </w:rPr>
        <w:t>Call-by-Value and Call-by-Reference</w:t>
      </w:r>
      <w:bookmarkEnd w:id="734"/>
      <w:bookmarkEnd w:id="735"/>
      <w:bookmarkEnd w:id="736"/>
      <w:bookmarkEnd w:id="737"/>
      <w:bookmarkEnd w:id="73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03E11" w:rsidRPr="003F7CF1" w:rsidRDefault="00503E1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03E11" w:rsidRPr="003F7CF1" w:rsidRDefault="00503E1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03E11" w:rsidRPr="003F7CF1" w:rsidRDefault="00503E1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03E11" w:rsidRPr="003F7CF1" w:rsidRDefault="00503E1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03E11" w:rsidRPr="003F7CF1" w:rsidRDefault="00503E1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03E11" w:rsidRPr="003F7CF1" w:rsidRDefault="00503E1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03E11" w:rsidRPr="003F7CF1" w:rsidRDefault="00503E1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03E11" w:rsidRPr="003F7CF1" w:rsidRDefault="00503E1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03E11" w:rsidRPr="003F7CF1" w:rsidRDefault="00503E1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03E11" w:rsidRPr="003F7CF1" w:rsidRDefault="00503E1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03E11" w:rsidRPr="003F7CF1" w:rsidRDefault="00503E1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03E11" w:rsidRPr="003F7CF1" w:rsidRDefault="00503E1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03E11" w:rsidRPr="003F7CF1" w:rsidRDefault="00503E1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03E11" w:rsidRPr="003F7CF1" w:rsidRDefault="00503E1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03E11" w:rsidRPr="003F7CF1" w:rsidRDefault="00503E1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03E11" w:rsidRPr="003F7CF1" w:rsidRDefault="00503E1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03E11" w:rsidRPr="003F7CF1" w:rsidRDefault="00503E1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03E11" w:rsidRPr="003F7CF1" w:rsidRDefault="00503E1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03E11" w:rsidRPr="003F7CF1" w:rsidRDefault="00503E1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03E11" w:rsidRPr="003F7CF1" w:rsidRDefault="00503E1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03E11" w:rsidRPr="003F7CF1" w:rsidRDefault="00503E1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03E11" w:rsidRPr="003F7CF1" w:rsidRDefault="00503E1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03E11" w:rsidRPr="003F7CF1" w:rsidRDefault="00503E1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03E11" w:rsidRPr="003F7CF1" w:rsidRDefault="00503E1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03E11" w:rsidRPr="003F7CF1" w:rsidRDefault="00503E1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03E11" w:rsidRPr="003F7CF1" w:rsidRDefault="00503E1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03E11" w:rsidRPr="003F7CF1" w:rsidRDefault="00503E1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03E11" w:rsidRPr="003F7CF1" w:rsidRDefault="00503E1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03E11" w:rsidRPr="003F7CF1" w:rsidRDefault="00503E1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03E11" w:rsidRPr="003F7CF1" w:rsidRDefault="00503E1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03E11" w:rsidRPr="003F7CF1" w:rsidRDefault="00503E1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03E11" w:rsidRPr="003F7CF1" w:rsidRDefault="00503E1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03E11" w:rsidRPr="003F7CF1" w:rsidRDefault="00503E1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03E11" w:rsidRPr="003F7CF1" w:rsidRDefault="00503E1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03E11" w:rsidRPr="003F7CF1" w:rsidRDefault="00503E1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03E11" w:rsidRPr="003F7CF1" w:rsidRDefault="00503E1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03E11" w:rsidRPr="003F7CF1" w:rsidRDefault="00503E1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03E11" w:rsidRPr="003F7CF1" w:rsidRDefault="00503E1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03E11" w:rsidRPr="003F7CF1" w:rsidRDefault="00503E1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03E11" w:rsidRPr="003F7CF1" w:rsidRDefault="00503E1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03E11" w:rsidRPr="003F7CF1" w:rsidRDefault="00503E1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03E11" w:rsidRPr="003F7CF1" w:rsidRDefault="00503E1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03E11" w:rsidRPr="003F7CF1" w:rsidRDefault="00503E1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03E11" w:rsidRPr="003F7CF1" w:rsidRDefault="00503E1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03E11" w:rsidRPr="003F7CF1" w:rsidRDefault="00503E1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03E11" w:rsidRPr="003F7CF1" w:rsidRDefault="00503E1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03E11" w:rsidRPr="003F7CF1" w:rsidRDefault="00503E1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03E11" w:rsidRPr="003F7CF1" w:rsidRDefault="00503E1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03E11" w:rsidRPr="003F7CF1" w:rsidRDefault="00503E1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03E11" w:rsidRPr="003F7CF1" w:rsidRDefault="00503E1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03E11" w:rsidRPr="003F7CF1" w:rsidRDefault="00503E1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03E11" w:rsidRPr="003F7CF1" w:rsidRDefault="00503E1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03E11" w:rsidRPr="003F7CF1" w:rsidRDefault="00503E1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03E11" w:rsidRPr="003F7CF1" w:rsidRDefault="00503E1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03E11" w:rsidRPr="003F7CF1" w:rsidRDefault="00503E1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03E11" w:rsidRPr="003F7CF1" w:rsidRDefault="00503E1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03E11" w:rsidRPr="003F7CF1" w:rsidRDefault="00503E1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03E11" w:rsidRPr="003F7CF1" w:rsidRDefault="00503E1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03E11" w:rsidRPr="003F7CF1" w:rsidRDefault="00503E1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03E11" w:rsidRPr="003F7CF1" w:rsidRDefault="00503E1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03E11" w:rsidRPr="003F7CF1" w:rsidRDefault="00503E1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03E11" w:rsidRPr="003F7CF1" w:rsidRDefault="00503E1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03E11" w:rsidRPr="003F7CF1" w:rsidRDefault="00503E1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03E11" w:rsidRPr="003F7CF1" w:rsidRDefault="00503E1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03E11" w:rsidRPr="003F7CF1" w:rsidRDefault="00503E1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03E11" w:rsidRPr="003F7CF1" w:rsidRDefault="00503E1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03E11" w:rsidRPr="003F7CF1" w:rsidRDefault="00503E1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03E11" w:rsidRPr="003F7CF1" w:rsidRDefault="00503E1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9" w:name="_Toc320485607"/>
      <w:bookmarkStart w:id="740" w:name="_Toc323656719"/>
      <w:bookmarkStart w:id="741" w:name="_Toc324085457"/>
      <w:bookmarkStart w:id="742" w:name="_Toc383781109"/>
      <w:bookmarkStart w:id="743" w:name="_Toc54120076"/>
      <w:r w:rsidRPr="00D822A3">
        <w:rPr>
          <w:lang w:val="en-GB"/>
        </w:rPr>
        <w:t>Static, Extern, and Register Variables</w:t>
      </w:r>
      <w:bookmarkEnd w:id="739"/>
      <w:bookmarkEnd w:id="740"/>
      <w:bookmarkEnd w:id="741"/>
      <w:bookmarkEnd w:id="742"/>
      <w:bookmarkEnd w:id="74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4" w:name="_Toc320485608"/>
      <w:bookmarkStart w:id="745" w:name="_Toc323656720"/>
      <w:bookmarkStart w:id="746" w:name="_Toc324085458"/>
      <w:bookmarkStart w:id="747" w:name="_Toc383781110"/>
      <w:bookmarkStart w:id="748" w:name="_Toc54120077"/>
      <w:r w:rsidRPr="00D822A3">
        <w:rPr>
          <w:lang w:val="en-GB"/>
        </w:rPr>
        <w:t>Recursion</w:t>
      </w:r>
      <w:bookmarkEnd w:id="744"/>
      <w:bookmarkEnd w:id="745"/>
      <w:bookmarkEnd w:id="746"/>
      <w:bookmarkEnd w:id="747"/>
      <w:bookmarkEnd w:id="74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911734"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9" w:name="_Toc320485609"/>
      <w:bookmarkStart w:id="750" w:name="_Toc323656721"/>
      <w:bookmarkStart w:id="751" w:name="_Toc324085459"/>
      <w:bookmarkStart w:id="752" w:name="_Toc383781111"/>
      <w:bookmarkStart w:id="753" w:name="_Toc54120078"/>
      <w:r w:rsidRPr="00D822A3">
        <w:rPr>
          <w:lang w:val="en-GB"/>
        </w:rPr>
        <w:t>Definition</w:t>
      </w:r>
      <w:r w:rsidR="00E80032" w:rsidRPr="00D822A3">
        <w:rPr>
          <w:lang w:val="en-GB"/>
        </w:rPr>
        <w:t xml:space="preserve"> and Declaration</w:t>
      </w:r>
      <w:bookmarkEnd w:id="749"/>
      <w:bookmarkEnd w:id="750"/>
      <w:bookmarkEnd w:id="751"/>
      <w:bookmarkEnd w:id="752"/>
      <w:bookmarkEnd w:id="75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911735"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911736"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4" w:name="_Toc320485610"/>
      <w:bookmarkStart w:id="755" w:name="_Toc323656722"/>
      <w:bookmarkStart w:id="756" w:name="_Toc324085460"/>
      <w:bookmarkStart w:id="757" w:name="_Toc383781112"/>
      <w:bookmarkStart w:id="758" w:name="_Toc54120079"/>
      <w:r w:rsidRPr="00D822A3">
        <w:rPr>
          <w:lang w:val="en-GB"/>
        </w:rPr>
        <w:t>Higher-Order Functions</w:t>
      </w:r>
      <w:bookmarkEnd w:id="754"/>
      <w:bookmarkEnd w:id="755"/>
      <w:bookmarkEnd w:id="756"/>
      <w:bookmarkEnd w:id="757"/>
      <w:bookmarkEnd w:id="75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9" w:name="_Toc320485611"/>
      <w:bookmarkStart w:id="760" w:name="_Toc323656723"/>
      <w:bookmarkStart w:id="761" w:name="_Toc324085461"/>
      <w:bookmarkStart w:id="762" w:name="_Toc383781113"/>
      <w:bookmarkStart w:id="763" w:name="_Ref383865210"/>
      <w:bookmarkStart w:id="764" w:name="_Toc54120080"/>
      <w:r w:rsidRPr="00D822A3">
        <w:rPr>
          <w:lang w:val="en-GB"/>
        </w:rPr>
        <w:t>Structures and Linked Lists</w:t>
      </w:r>
      <w:bookmarkEnd w:id="759"/>
      <w:bookmarkEnd w:id="760"/>
      <w:bookmarkEnd w:id="761"/>
      <w:bookmarkEnd w:id="762"/>
      <w:bookmarkEnd w:id="763"/>
      <w:bookmarkEnd w:id="76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03E11" w:rsidRPr="003F7CF1" w:rsidRDefault="00503E1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03E11" w:rsidRPr="003F7CF1" w:rsidRDefault="00503E1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03E11" w:rsidRPr="003F7CF1" w:rsidRDefault="00503E1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03E11" w:rsidRPr="003F7CF1" w:rsidRDefault="00503E1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03E11" w:rsidRPr="003F7CF1" w:rsidRDefault="00503E1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03E11" w:rsidRPr="003F7CF1" w:rsidRDefault="00503E1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03E11" w:rsidRPr="003F7CF1" w:rsidRDefault="00503E1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03E11" w:rsidRPr="003F7CF1" w:rsidRDefault="00503E1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03E11" w:rsidRPr="003F7CF1" w:rsidRDefault="00503E1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03E11" w:rsidRPr="003F7CF1" w:rsidRDefault="00503E1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03E11" w:rsidRPr="003F7CF1" w:rsidRDefault="00503E1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03E11" w:rsidRPr="003F7CF1" w:rsidRDefault="00503E1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03E11" w:rsidRPr="003F7CF1" w:rsidRDefault="00503E11"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03E11" w:rsidRPr="003F7CF1" w:rsidRDefault="00503E1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03E11" w:rsidRPr="003F7CF1" w:rsidRDefault="00503E1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03E11" w:rsidRPr="003F7CF1" w:rsidRDefault="00503E1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03E11" w:rsidRPr="003F7CF1" w:rsidRDefault="00503E11"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03E11" w:rsidRPr="003F7CF1" w:rsidRDefault="00503E1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03E11" w:rsidRPr="003F7CF1" w:rsidRDefault="00503E1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03E11" w:rsidRPr="003F7CF1" w:rsidRDefault="00503E1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03E11" w:rsidRPr="003F7CF1" w:rsidRDefault="00503E11"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03E11" w:rsidRPr="003F7CF1" w:rsidRDefault="00503E1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03E11" w:rsidRPr="003F7CF1" w:rsidRDefault="00503E1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5" w:name="_Toc320485612"/>
      <w:bookmarkStart w:id="766" w:name="_Toc323656724"/>
      <w:bookmarkStart w:id="767" w:name="_Toc324085462"/>
      <w:bookmarkStart w:id="768" w:name="_Toc383781114"/>
      <w:bookmarkStart w:id="769" w:name="_Toc54120081"/>
      <w:r w:rsidRPr="00D822A3">
        <w:rPr>
          <w:lang w:val="en-GB"/>
        </w:rPr>
        <w:t>Stacks and Linked Lists</w:t>
      </w:r>
      <w:bookmarkEnd w:id="765"/>
      <w:bookmarkEnd w:id="766"/>
      <w:bookmarkEnd w:id="767"/>
      <w:bookmarkEnd w:id="768"/>
      <w:bookmarkEnd w:id="76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03E11" w:rsidRPr="003F7CF1" w:rsidRDefault="00503E1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03E11" w:rsidRPr="003F7CF1" w:rsidRDefault="00503E1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03E11" w:rsidRPr="003F7CF1" w:rsidRDefault="00503E1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03E11" w:rsidRPr="003F7CF1" w:rsidRDefault="00503E11" w:rsidP="00E80032">
                              <w:pPr>
                                <w:pStyle w:val="SourceCodeBoxText"/>
                                <w:rPr>
                                  <w:sz w:val="19"/>
                                  <w:szCs w:val="19"/>
                                  <w:lang w:val="en-US"/>
                                </w:rPr>
                              </w:pPr>
                              <w:r w:rsidRPr="003F7CF1">
                                <w:rPr>
                                  <w:sz w:val="19"/>
                                  <w:szCs w:val="19"/>
                                  <w:lang w:val="en-US"/>
                                </w:rPr>
                                <w:t>push 1</w:t>
                              </w:r>
                            </w:p>
                            <w:p w14:paraId="3C159322" w14:textId="77777777" w:rsidR="00503E11" w:rsidRPr="003F7CF1" w:rsidRDefault="00503E11" w:rsidP="00E80032">
                              <w:pPr>
                                <w:pStyle w:val="SourceCodeBoxText"/>
                                <w:rPr>
                                  <w:sz w:val="19"/>
                                  <w:szCs w:val="19"/>
                                  <w:lang w:val="en-US"/>
                                </w:rPr>
                              </w:pPr>
                              <w:r w:rsidRPr="003F7CF1">
                                <w:rPr>
                                  <w:sz w:val="19"/>
                                  <w:szCs w:val="19"/>
                                  <w:lang w:val="en-US"/>
                                </w:rPr>
                                <w:t>push 2</w:t>
                              </w:r>
                            </w:p>
                            <w:p w14:paraId="22BA48C9" w14:textId="77777777" w:rsidR="00503E11" w:rsidRPr="003F7CF1" w:rsidRDefault="00503E11" w:rsidP="00E80032">
                              <w:pPr>
                                <w:pStyle w:val="SourceCodeBoxText"/>
                                <w:rPr>
                                  <w:sz w:val="19"/>
                                  <w:szCs w:val="19"/>
                                  <w:lang w:val="en-US"/>
                                </w:rPr>
                              </w:pPr>
                              <w:r w:rsidRPr="003F7CF1">
                                <w:rPr>
                                  <w:sz w:val="19"/>
                                  <w:szCs w:val="19"/>
                                  <w:lang w:val="en-US"/>
                                </w:rPr>
                                <w:t>push 3</w:t>
                              </w:r>
                            </w:p>
                            <w:p w14:paraId="5F86FACB"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03E11" w:rsidRPr="003F7CF1" w:rsidRDefault="00503E1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03E11" w:rsidRPr="003F7CF1" w:rsidRDefault="00503E1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03E11" w:rsidRPr="003F7CF1" w:rsidRDefault="00503E1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03E11" w:rsidRPr="003F7CF1" w:rsidRDefault="00503E11" w:rsidP="00E80032">
                        <w:pPr>
                          <w:pStyle w:val="SourceCodeBoxText"/>
                          <w:rPr>
                            <w:sz w:val="19"/>
                            <w:szCs w:val="19"/>
                            <w:lang w:val="en-US"/>
                          </w:rPr>
                        </w:pPr>
                        <w:r w:rsidRPr="003F7CF1">
                          <w:rPr>
                            <w:sz w:val="19"/>
                            <w:szCs w:val="19"/>
                            <w:lang w:val="en-US"/>
                          </w:rPr>
                          <w:t>push 1</w:t>
                        </w:r>
                      </w:p>
                      <w:p w14:paraId="3C159322" w14:textId="77777777" w:rsidR="00503E11" w:rsidRPr="003F7CF1" w:rsidRDefault="00503E11" w:rsidP="00E80032">
                        <w:pPr>
                          <w:pStyle w:val="SourceCodeBoxText"/>
                          <w:rPr>
                            <w:sz w:val="19"/>
                            <w:szCs w:val="19"/>
                            <w:lang w:val="en-US"/>
                          </w:rPr>
                        </w:pPr>
                        <w:r w:rsidRPr="003F7CF1">
                          <w:rPr>
                            <w:sz w:val="19"/>
                            <w:szCs w:val="19"/>
                            <w:lang w:val="en-US"/>
                          </w:rPr>
                          <w:t>push 2</w:t>
                        </w:r>
                      </w:p>
                      <w:p w14:paraId="22BA48C9" w14:textId="77777777" w:rsidR="00503E11" w:rsidRPr="003F7CF1" w:rsidRDefault="00503E11" w:rsidP="00E80032">
                        <w:pPr>
                          <w:pStyle w:val="SourceCodeBoxText"/>
                          <w:rPr>
                            <w:sz w:val="19"/>
                            <w:szCs w:val="19"/>
                            <w:lang w:val="en-US"/>
                          </w:rPr>
                        </w:pPr>
                        <w:r w:rsidRPr="003F7CF1">
                          <w:rPr>
                            <w:sz w:val="19"/>
                            <w:szCs w:val="19"/>
                            <w:lang w:val="en-US"/>
                          </w:rPr>
                          <w:t>push 3</w:t>
                        </w:r>
                      </w:p>
                      <w:p w14:paraId="5F86FACB" w14:textId="77777777" w:rsidR="00503E11" w:rsidRPr="003F7CF1" w:rsidRDefault="00503E11"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03E11" w:rsidRPr="003F7CF1" w:rsidRDefault="00503E1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03E11" w:rsidRPr="003F7CF1" w:rsidRDefault="00503E1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03E11" w:rsidRPr="003F7CF1" w:rsidRDefault="00503E1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03E11" w:rsidRPr="003F7CF1" w:rsidRDefault="00503E1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03E11" w:rsidRPr="003F7CF1" w:rsidRDefault="00503E1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03E11" w:rsidRPr="003F7CF1" w:rsidRDefault="00503E1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03E11" w:rsidRPr="003F7CF1" w:rsidRDefault="00503E1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03E11" w:rsidRPr="003F7CF1" w:rsidRDefault="00503E1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03E11" w:rsidRPr="003F7CF1" w:rsidRDefault="00503E1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03E11" w:rsidRPr="003F7CF1" w:rsidRDefault="00503E1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03E11" w:rsidRPr="003F7CF1" w:rsidRDefault="00503E1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03E11" w:rsidRPr="003F7CF1" w:rsidRDefault="00503E1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03E11" w:rsidRPr="003F7CF1" w:rsidRDefault="00503E1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03E11" w:rsidRPr="003F7CF1" w:rsidRDefault="00503E1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03E11" w:rsidRPr="003F7CF1" w:rsidRDefault="00503E1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03E11" w:rsidRPr="003F7CF1" w:rsidRDefault="00503E11"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03E11" w:rsidRPr="003F7CF1" w:rsidRDefault="00503E1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03E11" w:rsidRPr="003F7CF1" w:rsidRDefault="00503E11"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03E11" w:rsidRPr="003F7CF1" w:rsidRDefault="00503E1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03E11" w:rsidRPr="003F7CF1" w:rsidRDefault="00503E1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03E11" w:rsidRPr="003F7CF1" w:rsidRDefault="00503E11" w:rsidP="00E80032">
                              <w:pPr>
                                <w:pStyle w:val="SourceCodeBoxText"/>
                                <w:rPr>
                                  <w:sz w:val="19"/>
                                  <w:szCs w:val="19"/>
                                  <w:lang w:val="en-US"/>
                                </w:rPr>
                              </w:pPr>
                              <w:r w:rsidRPr="003F7CF1">
                                <w:rPr>
                                  <w:sz w:val="19"/>
                                  <w:szCs w:val="19"/>
                                  <w:lang w:val="en-US"/>
                                </w:rPr>
                                <w:t>3</w:t>
                              </w:r>
                            </w:p>
                            <w:p w14:paraId="40F6D3AC" w14:textId="77777777" w:rsidR="00503E11" w:rsidRPr="003F7CF1" w:rsidRDefault="00503E1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03E11" w:rsidRPr="003F7CF1" w:rsidRDefault="00503E1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03E11" w:rsidRPr="003F7CF1" w:rsidRDefault="00503E1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03E11" w:rsidRPr="003F7CF1" w:rsidRDefault="00503E1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03E11" w:rsidRPr="003F7CF1" w:rsidRDefault="00503E1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03E11" w:rsidRPr="003F7CF1" w:rsidRDefault="00503E1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03E11" w:rsidRPr="003F7CF1" w:rsidRDefault="00503E1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03E11" w:rsidRPr="003F7CF1" w:rsidRDefault="00503E11" w:rsidP="00E80032">
                        <w:pPr>
                          <w:pStyle w:val="SourceCodeBoxText"/>
                          <w:rPr>
                            <w:sz w:val="19"/>
                            <w:szCs w:val="19"/>
                            <w:lang w:val="en-US"/>
                          </w:rPr>
                        </w:pPr>
                        <w:r w:rsidRPr="003F7CF1">
                          <w:rPr>
                            <w:sz w:val="19"/>
                            <w:szCs w:val="19"/>
                            <w:lang w:val="en-US"/>
                          </w:rPr>
                          <w:t>3</w:t>
                        </w:r>
                      </w:p>
                      <w:p w14:paraId="40F6D3AC" w14:textId="77777777" w:rsidR="00503E11" w:rsidRPr="003F7CF1" w:rsidRDefault="00503E1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03E11" w:rsidRPr="003F7CF1" w:rsidRDefault="00503E1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03E11" w:rsidRPr="003F7CF1" w:rsidRDefault="00503E1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03E11" w:rsidRPr="003F7CF1" w:rsidRDefault="00503E1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03E11" w:rsidRPr="003F7CF1" w:rsidRDefault="00503E1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03E11" w:rsidRPr="003F7CF1" w:rsidRDefault="00503E11"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03E11" w:rsidRPr="003F7CF1" w:rsidRDefault="00503E11"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03E11" w:rsidRPr="003F7CF1" w:rsidRDefault="00503E1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03E11" w:rsidRPr="003F7CF1" w:rsidRDefault="00503E1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03E11" w:rsidRPr="003F7CF1" w:rsidRDefault="00503E11"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03E11" w:rsidRPr="003F7CF1" w:rsidRDefault="00503E1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03E11" w:rsidRPr="003F7CF1" w:rsidRDefault="00503E1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70" w:name="_Toc320485613"/>
      <w:bookmarkStart w:id="771" w:name="_Toc323656725"/>
      <w:bookmarkStart w:id="772" w:name="_Toc324085463"/>
      <w:bookmarkStart w:id="773" w:name="_Toc383781115"/>
      <w:bookmarkStart w:id="774" w:name="_Toc54120082"/>
      <w:r w:rsidRPr="00D822A3">
        <w:rPr>
          <w:lang w:val="en-GB"/>
        </w:rPr>
        <w:t>Unions</w:t>
      </w:r>
      <w:bookmarkEnd w:id="770"/>
      <w:bookmarkEnd w:id="771"/>
      <w:bookmarkEnd w:id="772"/>
      <w:bookmarkEnd w:id="773"/>
      <w:bookmarkEnd w:id="77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5" w:name="_Toc320485614"/>
      <w:bookmarkStart w:id="776" w:name="_Toc323656726"/>
      <w:bookmarkStart w:id="777" w:name="_Toc324085464"/>
      <w:bookmarkStart w:id="778" w:name="_Toc383781116"/>
      <w:bookmarkStart w:id="779" w:name="_Toc54120083"/>
      <w:r w:rsidRPr="00D822A3">
        <w:rPr>
          <w:lang w:val="en-GB"/>
        </w:rPr>
        <w:t>Bitfields</w:t>
      </w:r>
      <w:bookmarkEnd w:id="775"/>
      <w:bookmarkEnd w:id="776"/>
      <w:bookmarkEnd w:id="777"/>
      <w:bookmarkEnd w:id="778"/>
      <w:bookmarkEnd w:id="77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8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81" w:name="_Toc320485616"/>
      <w:bookmarkStart w:id="782" w:name="_Toc323656727"/>
      <w:bookmarkStart w:id="783" w:name="_Toc324085465"/>
      <w:bookmarkStart w:id="784" w:name="_Toc383781117"/>
      <w:bookmarkStart w:id="785" w:name="_Toc54120084"/>
      <w:r w:rsidRPr="00D822A3">
        <w:rPr>
          <w:lang w:val="en-GB"/>
        </w:rPr>
        <w:t>Structures with function pointers</w:t>
      </w:r>
      <w:bookmarkEnd w:id="781"/>
      <w:bookmarkEnd w:id="782"/>
      <w:bookmarkEnd w:id="783"/>
      <w:bookmarkEnd w:id="784"/>
      <w:bookmarkEnd w:id="78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6" w:name="_Toc320485619"/>
      <w:bookmarkStart w:id="787" w:name="_Toc323656728"/>
      <w:bookmarkStart w:id="788" w:name="_Toc324085466"/>
      <w:bookmarkStart w:id="789" w:name="_Toc383781118"/>
      <w:bookmarkStart w:id="790" w:name="_Ref383781494"/>
      <w:bookmarkStart w:id="791" w:name="_Ref383865235"/>
      <w:bookmarkStart w:id="792" w:name="_Ref383865434"/>
      <w:bookmarkStart w:id="793" w:name="_Ref383866090"/>
      <w:bookmarkStart w:id="794" w:name="_Toc54120085"/>
      <w:r w:rsidRPr="00D822A3">
        <w:rPr>
          <w:lang w:val="en-GB"/>
        </w:rPr>
        <w:t xml:space="preserve">The </w:t>
      </w:r>
      <w:proofErr w:type="spellStart"/>
      <w:r w:rsidRPr="00D822A3">
        <w:rPr>
          <w:lang w:val="en-GB"/>
        </w:rPr>
        <w:t>Preprocessor</w:t>
      </w:r>
      <w:bookmarkEnd w:id="786"/>
      <w:bookmarkEnd w:id="787"/>
      <w:bookmarkEnd w:id="788"/>
      <w:bookmarkEnd w:id="789"/>
      <w:bookmarkEnd w:id="790"/>
      <w:bookmarkEnd w:id="791"/>
      <w:bookmarkEnd w:id="792"/>
      <w:bookmarkEnd w:id="793"/>
      <w:bookmarkEnd w:id="79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5" w:name="_Toc320485618"/>
      <w:bookmarkStart w:id="796" w:name="_Toc323656729"/>
      <w:bookmarkStart w:id="797" w:name="_Toc324085467"/>
      <w:bookmarkStart w:id="798" w:name="_Toc383781119"/>
      <w:bookmarkStart w:id="799" w:name="_Toc54120086"/>
      <w:bookmarkStart w:id="800" w:name="_Toc320485621"/>
      <w:r w:rsidRPr="00D822A3">
        <w:rPr>
          <w:lang w:val="en-GB"/>
        </w:rPr>
        <w:t>The Standard Library</w:t>
      </w:r>
      <w:bookmarkEnd w:id="795"/>
      <w:bookmarkEnd w:id="796"/>
      <w:bookmarkEnd w:id="797"/>
      <w:bookmarkEnd w:id="798"/>
      <w:bookmarkEnd w:id="79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801" w:name="_Toc323656730"/>
      <w:bookmarkStart w:id="802" w:name="_Toc324085468"/>
      <w:bookmarkStart w:id="803" w:name="_Toc383781120"/>
      <w:bookmarkStart w:id="804" w:name="_Toc54120087"/>
      <w:r w:rsidRPr="00D822A3">
        <w:rPr>
          <w:lang w:val="en-GB"/>
        </w:rPr>
        <w:t>File Management</w:t>
      </w:r>
      <w:bookmarkEnd w:id="801"/>
      <w:bookmarkEnd w:id="802"/>
      <w:bookmarkEnd w:id="803"/>
      <w:bookmarkEnd w:id="80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5" w:name="_Toc323656731"/>
      <w:bookmarkStart w:id="806" w:name="_Toc324085469"/>
      <w:bookmarkStart w:id="807" w:name="_Toc383781121"/>
      <w:bookmarkStart w:id="808" w:name="_Toc54120088"/>
      <w:r w:rsidRPr="00D822A3">
        <w:rPr>
          <w:lang w:val="en-GB"/>
        </w:rPr>
        <w:t>Program Parameters</w:t>
      </w:r>
      <w:bookmarkEnd w:id="805"/>
      <w:bookmarkEnd w:id="806"/>
      <w:bookmarkEnd w:id="807"/>
      <w:bookmarkEnd w:id="80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9" w:name="_Toc323656732"/>
      <w:bookmarkStart w:id="810" w:name="_Toc324085470"/>
      <w:bookmarkStart w:id="811" w:name="_Toc383781122"/>
      <w:bookmarkStart w:id="812" w:name="_Toc54120089"/>
      <w:r w:rsidRPr="00D822A3">
        <w:rPr>
          <w:lang w:val="en-GB"/>
        </w:rPr>
        <w:t>Environment Functions</w:t>
      </w:r>
      <w:bookmarkEnd w:id="809"/>
      <w:bookmarkEnd w:id="810"/>
      <w:bookmarkEnd w:id="811"/>
      <w:bookmarkEnd w:id="812"/>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ExitFunction(</w:t>
      </w:r>
      <w:r w:rsidRPr="00D822A3">
        <w:rPr>
          <w:color w:val="000000" w:themeColor="text1"/>
          <w:lang w:val="en-GB"/>
          <w:rPrChange w:id="81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7" w:name="_Toc323656733"/>
      <w:bookmarkStart w:id="818" w:name="_Toc324085471"/>
      <w:bookmarkStart w:id="819" w:name="_Toc383781123"/>
      <w:bookmarkStart w:id="820" w:name="_Ref383865473"/>
      <w:bookmarkStart w:id="821" w:name="_Ref383865556"/>
      <w:bookmarkStart w:id="822" w:name="_Toc54120090"/>
      <w:r w:rsidRPr="00D822A3">
        <w:rPr>
          <w:lang w:val="en-GB"/>
        </w:rPr>
        <w:t>Searching and Sorting</w:t>
      </w:r>
      <w:bookmarkEnd w:id="817"/>
      <w:bookmarkEnd w:id="818"/>
      <w:bookmarkEnd w:id="819"/>
      <w:bookmarkEnd w:id="820"/>
      <w:bookmarkEnd w:id="821"/>
      <w:bookmarkEnd w:id="82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xml:space="preserve">* intPtr1, </w:t>
      </w:r>
      <w:r w:rsidRPr="00D822A3">
        <w:rPr>
          <w:color w:val="000000" w:themeColor="text1"/>
          <w:lang w:val="en-GB"/>
          <w:rPrChange w:id="827" w:author="Stefan Björnander" w:date="2012-05-06T21:51:00Z">
            <w:rPr>
              <w:color w:val="0000FF"/>
            </w:rPr>
          </w:rPrChange>
        </w:rPr>
        <w:t>const</w:t>
      </w:r>
      <w:r w:rsidRPr="00D822A3">
        <w:rPr>
          <w:lang w:val="en-GB"/>
        </w:rPr>
        <w:t xml:space="preserve"> </w:t>
      </w:r>
      <w:r w:rsidRPr="00D822A3">
        <w:rPr>
          <w:color w:val="000000" w:themeColor="text1"/>
          <w:lang w:val="en-GB"/>
          <w:rPrChange w:id="82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3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7" w:name="_Toc323656734"/>
      <w:bookmarkStart w:id="838" w:name="_Toc324085472"/>
      <w:bookmarkStart w:id="839" w:name="_Toc383781124"/>
      <w:bookmarkStart w:id="840" w:name="_Toc54120091"/>
      <w:r w:rsidRPr="00D822A3">
        <w:rPr>
          <w:lang w:val="en-GB"/>
        </w:rPr>
        <w:t xml:space="preserve">Functions with </w:t>
      </w:r>
      <w:bookmarkStart w:id="841" w:name="_Toc320485620"/>
      <w:r w:rsidRPr="00D822A3">
        <w:rPr>
          <w:lang w:val="en-GB"/>
        </w:rPr>
        <w:t>Variable Number of Parameters</w:t>
      </w:r>
      <w:bookmarkEnd w:id="837"/>
      <w:bookmarkEnd w:id="838"/>
      <w:bookmarkEnd w:id="839"/>
      <w:bookmarkEnd w:id="841"/>
      <w:bookmarkEnd w:id="84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2" w:name="_Toc323656735"/>
      <w:bookmarkStart w:id="843" w:name="_Toc324085473"/>
      <w:bookmarkStart w:id="844" w:name="_Toc383781125"/>
      <w:bookmarkStart w:id="845" w:name="_Toc54120092"/>
      <w:r w:rsidRPr="00D822A3">
        <w:rPr>
          <w:lang w:val="en-GB"/>
        </w:rPr>
        <w:t>String Management</w:t>
      </w:r>
      <w:bookmarkEnd w:id="842"/>
      <w:bookmarkEnd w:id="843"/>
      <w:bookmarkEnd w:id="844"/>
      <w:bookmarkEnd w:id="84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int</w:t>
      </w:r>
      <w:r w:rsidRPr="00D822A3">
        <w:rPr>
          <w:lang w:val="en-GB"/>
        </w:rPr>
        <w:t xml:space="preserve"> LastIndexOf(</w:t>
      </w:r>
      <w:r w:rsidRPr="00D822A3">
        <w:rPr>
          <w:color w:val="000000" w:themeColor="text1"/>
          <w:lang w:val="en-GB"/>
          <w:rPrChange w:id="849" w:author="Stefan Björnander" w:date="2012-05-06T21:51:00Z">
            <w:rPr>
              <w:color w:val="0000FF"/>
            </w:rPr>
          </w:rPrChange>
        </w:rPr>
        <w:t>char</w:t>
      </w:r>
      <w:r w:rsidRPr="00D822A3">
        <w:rPr>
          <w:lang w:val="en-GB"/>
        </w:rPr>
        <w:t xml:space="preserve"> s[], </w:t>
      </w:r>
      <w:r w:rsidRPr="00D822A3">
        <w:rPr>
          <w:color w:val="000000" w:themeColor="text1"/>
          <w:lang w:val="en-GB"/>
          <w:rPrChange w:id="85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51" w:author="Stefan Björnander" w:date="2012-05-06T21:51:00Z">
            <w:rPr>
              <w:color w:val="A31515"/>
            </w:rPr>
          </w:rPrChange>
        </w:rPr>
        <w:t>"Hello"</w:t>
      </w:r>
      <w:r w:rsidRPr="00D822A3">
        <w:rPr>
          <w:lang w:val="en-GB"/>
        </w:rPr>
        <w:t xml:space="preserve">, s2[] = </w:t>
      </w:r>
      <w:r w:rsidRPr="00D822A3">
        <w:rPr>
          <w:color w:val="000000" w:themeColor="text1"/>
          <w:lang w:val="en-GB"/>
          <w:rPrChange w:id="85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6" w:author="Stefan Björnander" w:date="2012-05-06T21:51:00Z">
            <w:rPr>
              <w:color w:val="0000FF"/>
            </w:rPr>
          </w:rPrChange>
        </w:rPr>
        <w:t>if</w:t>
      </w:r>
      <w:r w:rsidRPr="00D822A3">
        <w:rPr>
          <w:lang w:val="en-GB"/>
        </w:rPr>
        <w:t xml:space="preserve"> (sscanf(s2, </w:t>
      </w:r>
      <w:r w:rsidRPr="00D822A3">
        <w:rPr>
          <w:color w:val="000000" w:themeColor="text1"/>
          <w:lang w:val="en-GB"/>
          <w:rPrChange w:id="85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9" w:name="_Toc323656736"/>
      <w:bookmarkStart w:id="860" w:name="_Toc324085474"/>
      <w:bookmarkStart w:id="861" w:name="_Toc383781126"/>
      <w:bookmarkStart w:id="862" w:name="_Toc54120093"/>
      <w:r w:rsidRPr="00D822A3">
        <w:rPr>
          <w:lang w:val="en-GB"/>
        </w:rPr>
        <w:t>Memory Management</w:t>
      </w:r>
      <w:bookmarkEnd w:id="859"/>
      <w:bookmarkEnd w:id="860"/>
      <w:bookmarkEnd w:id="861"/>
      <w:bookmarkEnd w:id="86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5" w:name="_Toc323656737"/>
      <w:bookmarkStart w:id="866" w:name="_Toc324085475"/>
      <w:bookmarkStart w:id="867" w:name="_Toc383781127"/>
      <w:bookmarkStart w:id="868" w:name="_Toc54120094"/>
      <w:r w:rsidRPr="00D822A3">
        <w:rPr>
          <w:lang w:val="en-GB"/>
        </w:rPr>
        <w:t>Mathematical Functions</w:t>
      </w:r>
      <w:bookmarkEnd w:id="865"/>
      <w:bookmarkEnd w:id="866"/>
      <w:bookmarkEnd w:id="867"/>
      <w:bookmarkEnd w:id="86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9" w:name="_Toc320485615"/>
      <w:bookmarkStart w:id="870" w:name="_Toc323656738"/>
      <w:bookmarkStart w:id="871" w:name="_Toc324085476"/>
      <w:bookmarkStart w:id="872" w:name="_Toc383781128"/>
      <w:bookmarkStart w:id="873" w:name="_Toc54120095"/>
      <w:r w:rsidRPr="00D822A3">
        <w:rPr>
          <w:lang w:val="en-GB"/>
        </w:rPr>
        <w:t>Long Jumps</w:t>
      </w:r>
      <w:bookmarkEnd w:id="869"/>
      <w:bookmarkEnd w:id="870"/>
      <w:bookmarkEnd w:id="871"/>
      <w:bookmarkEnd w:id="872"/>
      <w:bookmarkEnd w:id="87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4" w:name="_Toc323656739"/>
      <w:bookmarkStart w:id="875" w:name="_Toc324085477"/>
      <w:bookmarkStart w:id="876" w:name="_Toc383781129"/>
      <w:bookmarkStart w:id="877" w:name="_Toc54120096"/>
      <w:r w:rsidRPr="00D822A3">
        <w:rPr>
          <w:lang w:val="en-GB"/>
        </w:rPr>
        <w:t>Time</w:t>
      </w:r>
      <w:bookmarkEnd w:id="874"/>
      <w:bookmarkEnd w:id="875"/>
      <w:bookmarkEnd w:id="876"/>
      <w:bookmarkEnd w:id="877"/>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8" w:author="Stefan Björnander" w:date="2012-05-06T21:51:00Z">
            <w:rPr>
              <w:color w:val="A31515"/>
            </w:rPr>
          </w:rPrChange>
        </w:rPr>
        <w:t>"Feb"</w:t>
      </w:r>
      <w:r w:rsidRPr="00D822A3">
        <w:rPr>
          <w:lang w:val="en-GB"/>
        </w:rPr>
        <w:t xml:space="preserve">, </w:t>
      </w:r>
      <w:r w:rsidRPr="00D822A3">
        <w:rPr>
          <w:color w:val="000000" w:themeColor="text1"/>
          <w:lang w:val="en-GB"/>
          <w:rPrChange w:id="879" w:author="Stefan Björnander" w:date="2012-05-06T21:51:00Z">
            <w:rPr>
              <w:color w:val="A31515"/>
            </w:rPr>
          </w:rPrChange>
        </w:rPr>
        <w:t>"Mar"</w:t>
      </w:r>
      <w:r w:rsidRPr="00D822A3">
        <w:rPr>
          <w:lang w:val="en-GB"/>
        </w:rPr>
        <w:t xml:space="preserve">, </w:t>
      </w:r>
      <w:r w:rsidRPr="00D822A3">
        <w:rPr>
          <w:color w:val="000000" w:themeColor="text1"/>
          <w:lang w:val="en-GB"/>
          <w:rPrChange w:id="88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81" w:author="Stefan Björnander" w:date="2012-05-06T21:51:00Z">
            <w:rPr>
              <w:color w:val="A31515"/>
            </w:rPr>
          </w:rPrChange>
        </w:rPr>
        <w:t>"Jun"</w:t>
      </w:r>
      <w:r w:rsidRPr="00D822A3">
        <w:rPr>
          <w:lang w:val="en-GB"/>
        </w:rPr>
        <w:t xml:space="preserve">, </w:t>
      </w:r>
      <w:r w:rsidRPr="00D822A3">
        <w:rPr>
          <w:color w:val="000000" w:themeColor="text1"/>
          <w:lang w:val="en-GB"/>
          <w:rPrChange w:id="882" w:author="Stefan Björnander" w:date="2012-05-06T21:51:00Z">
            <w:rPr>
              <w:color w:val="A31515"/>
            </w:rPr>
          </w:rPrChange>
        </w:rPr>
        <w:t>"Jul"</w:t>
      </w:r>
      <w:r w:rsidRPr="00D822A3">
        <w:rPr>
          <w:lang w:val="en-GB"/>
        </w:rPr>
        <w:t xml:space="preserve">, </w:t>
      </w:r>
      <w:r w:rsidRPr="00D822A3">
        <w:rPr>
          <w:color w:val="000000" w:themeColor="text1"/>
          <w:lang w:val="en-GB"/>
          <w:rPrChange w:id="88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4" w:author="Stefan Björnander" w:date="2012-05-06T21:51:00Z">
            <w:rPr>
              <w:color w:val="A31515"/>
            </w:rPr>
          </w:rPrChange>
        </w:rPr>
        <w:t>"Oct"</w:t>
      </w:r>
      <w:r w:rsidRPr="00D822A3">
        <w:rPr>
          <w:lang w:val="en-GB"/>
        </w:rPr>
        <w:t xml:space="preserve">, </w:t>
      </w:r>
      <w:r w:rsidRPr="00D822A3">
        <w:rPr>
          <w:color w:val="000000" w:themeColor="text1"/>
          <w:lang w:val="en-GB"/>
          <w:rPrChange w:id="885" w:author="Stefan Björnander" w:date="2012-05-06T21:51:00Z">
            <w:rPr>
              <w:color w:val="A31515"/>
            </w:rPr>
          </w:rPrChange>
        </w:rPr>
        <w:t>"Nov"</w:t>
      </w:r>
      <w:r w:rsidRPr="00D822A3">
        <w:rPr>
          <w:lang w:val="en-GB"/>
        </w:rPr>
        <w:t>,</w:t>
      </w:r>
      <w:r w:rsidRPr="00D822A3">
        <w:rPr>
          <w:color w:val="000000" w:themeColor="text1"/>
          <w:lang w:val="en-GB"/>
          <w:rPrChange w:id="88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7" w:author="Stefan Björnander" w:date="2012-05-06T21:51:00Z">
            <w:rPr>
              <w:color w:val="A31515"/>
            </w:rPr>
          </w:rPrChange>
        </w:rPr>
        <w:t>"Mon"</w:t>
      </w:r>
      <w:r w:rsidRPr="00D822A3">
        <w:rPr>
          <w:lang w:val="en-GB"/>
        </w:rPr>
        <w:t xml:space="preserve">, </w:t>
      </w:r>
      <w:r w:rsidRPr="00D822A3">
        <w:rPr>
          <w:color w:val="000000" w:themeColor="text1"/>
          <w:lang w:val="en-GB"/>
          <w:rPrChange w:id="888" w:author="Stefan Björnander" w:date="2012-05-06T21:51:00Z">
            <w:rPr>
              <w:color w:val="A31515"/>
            </w:rPr>
          </w:rPrChange>
        </w:rPr>
        <w:t>"Tue"</w:t>
      </w:r>
      <w:r w:rsidRPr="00D822A3">
        <w:rPr>
          <w:lang w:val="en-GB"/>
        </w:rPr>
        <w:t xml:space="preserve">, </w:t>
      </w:r>
      <w:r w:rsidRPr="00D822A3">
        <w:rPr>
          <w:color w:val="000000" w:themeColor="text1"/>
          <w:lang w:val="en-GB"/>
          <w:rPrChange w:id="88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90" w:author="Stefan Björnander" w:date="2012-05-06T21:51:00Z">
            <w:rPr>
              <w:color w:val="A31515"/>
            </w:rPr>
          </w:rPrChange>
        </w:rPr>
        <w:t>"Fri"</w:t>
      </w:r>
      <w:r w:rsidRPr="00D822A3">
        <w:rPr>
          <w:lang w:val="en-GB"/>
        </w:rPr>
        <w:t xml:space="preserve">, </w:t>
      </w:r>
      <w:r w:rsidRPr="00D822A3">
        <w:rPr>
          <w:color w:val="000000" w:themeColor="text1"/>
          <w:lang w:val="en-GB"/>
          <w:rPrChange w:id="89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5" w:name="_Toc323656740"/>
      <w:bookmarkStart w:id="896" w:name="_Toc324085478"/>
      <w:bookmarkStart w:id="897" w:name="_Toc383781130"/>
      <w:bookmarkStart w:id="898" w:name="_Toc54120097"/>
      <w:r w:rsidRPr="00D822A3">
        <w:rPr>
          <w:lang w:val="en-GB"/>
        </w:rPr>
        <w:t>Random Numbers</w:t>
      </w:r>
      <w:bookmarkEnd w:id="895"/>
      <w:bookmarkEnd w:id="896"/>
      <w:bookmarkEnd w:id="897"/>
      <w:bookmarkEnd w:id="898"/>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90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90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2" w:name="_Toc323656741"/>
      <w:bookmarkStart w:id="903" w:name="_Toc324085479"/>
      <w:bookmarkStart w:id="904" w:name="_Toc383781131"/>
      <w:bookmarkStart w:id="905" w:name="_Toc54120098"/>
      <w:r w:rsidRPr="00D822A3">
        <w:rPr>
          <w:lang w:val="en-GB"/>
        </w:rPr>
        <w:t>Limits of Integral and Floating Types</w:t>
      </w:r>
      <w:bookmarkEnd w:id="902"/>
      <w:bookmarkEnd w:id="903"/>
      <w:bookmarkEnd w:id="904"/>
      <w:bookmarkEnd w:id="90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6" w:name="_Toc323656742"/>
      <w:bookmarkStart w:id="907" w:name="_Toc324085480"/>
      <w:bookmarkStart w:id="908" w:name="_Toc383781132"/>
      <w:bookmarkStart w:id="909" w:name="_Toc54120099"/>
      <w:r w:rsidRPr="00D822A3">
        <w:rPr>
          <w:lang w:val="en-GB"/>
        </w:rPr>
        <w:t>Character Functions</w:t>
      </w:r>
      <w:bookmarkEnd w:id="906"/>
      <w:bookmarkEnd w:id="907"/>
      <w:bookmarkEnd w:id="908"/>
      <w:bookmarkEnd w:id="90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1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11"/>
            <w:commentRangeStart w:id="912"/>
            <w:proofErr w:type="spellStart"/>
            <w:r w:rsidRPr="00D822A3">
              <w:rPr>
                <w:b/>
                <w:sz w:val="21"/>
                <w:szCs w:val="21"/>
                <w:lang w:val="en-GB"/>
              </w:rPr>
              <w:t>Isalnum</w:t>
            </w:r>
            <w:commentRangeEnd w:id="911"/>
            <w:proofErr w:type="spellEnd"/>
            <w:r w:rsidR="00166455" w:rsidRPr="00D822A3">
              <w:rPr>
                <w:rStyle w:val="Kommentarsreferens"/>
                <w:rFonts w:eastAsia="Times New Roman" w:cs="Times New Roman"/>
                <w:lang w:val="en-GB"/>
              </w:rPr>
              <w:commentReference w:id="911"/>
            </w:r>
            <w:commentRangeEnd w:id="912"/>
            <w:r w:rsidR="00166455" w:rsidRPr="00D822A3">
              <w:rPr>
                <w:rStyle w:val="Kommentarsreferens"/>
                <w:rFonts w:eastAsia="Times New Roman" w:cs="Times New Roman"/>
                <w:lang w:val="en-GB"/>
              </w:rPr>
              <w:commentReference w:id="91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3" w:name="_Toc323656743"/>
      <w:bookmarkStart w:id="914" w:name="_Toc324085481"/>
      <w:bookmarkStart w:id="915" w:name="_Toc383781133"/>
      <w:bookmarkStart w:id="916" w:name="_Toc54120100"/>
      <w:r w:rsidRPr="00D822A3">
        <w:rPr>
          <w:lang w:val="en-GB"/>
        </w:rPr>
        <w:t>Further Reading</w:t>
      </w:r>
      <w:bookmarkEnd w:id="800"/>
      <w:bookmarkEnd w:id="913"/>
      <w:bookmarkEnd w:id="914"/>
      <w:bookmarkEnd w:id="915"/>
      <w:bookmarkEnd w:id="91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7" w:name="_Toc54120101"/>
      <w:r w:rsidRPr="00D822A3">
        <w:rPr>
          <w:lang w:val="en-GB"/>
        </w:rPr>
        <w:t>Foreword</w:t>
      </w:r>
      <w:bookmarkEnd w:id="91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03E11" w:rsidRDefault="00503E11" w:rsidP="005F7461">
                              <w:pPr>
                                <w:spacing w:before="60" w:after="0"/>
                                <w:jc w:val="center"/>
                                <w:rPr>
                                  <w:lang w:val="sv-SE"/>
                                </w:rPr>
                              </w:pPr>
                              <w:r>
                                <w:rPr>
                                  <w:lang w:val="sv-SE"/>
                                </w:rPr>
                                <w:t>Preprocessor</w:t>
                              </w:r>
                            </w:p>
                            <w:p w14:paraId="04F32221" w14:textId="77777777" w:rsidR="00503E11" w:rsidRPr="00C7380D" w:rsidRDefault="00503E1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03E11" w:rsidRPr="008541FD" w:rsidRDefault="00503E11" w:rsidP="005F7461">
                              <w:pPr>
                                <w:spacing w:before="60" w:after="0"/>
                                <w:jc w:val="center"/>
                              </w:pPr>
                              <w:r w:rsidRPr="008541FD">
                                <w:t>Source</w:t>
                              </w:r>
                              <w:r>
                                <w:t xml:space="preserve"> </w:t>
                              </w:r>
                              <w:r w:rsidRPr="008541FD">
                                <w:t>Code</w:t>
                              </w:r>
                            </w:p>
                            <w:p w14:paraId="4FCEAC5C" w14:textId="77777777" w:rsidR="00503E11" w:rsidRDefault="00503E1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03E11" w:rsidRDefault="00503E1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03E11" w:rsidRDefault="00503E11" w:rsidP="005F7461">
                              <w:pPr>
                                <w:pStyle w:val="Normalwebb"/>
                                <w:spacing w:before="60" w:line="256" w:lineRule="auto"/>
                                <w:jc w:val="center"/>
                              </w:pPr>
                              <w:r>
                                <w:rPr>
                                  <w:rFonts w:eastAsia="Calibri"/>
                                  <w:sz w:val="22"/>
                                  <w:szCs w:val="22"/>
                                  <w:lang w:val="en-US"/>
                                </w:rPr>
                                <w:t>Processed Code</w:t>
                              </w:r>
                            </w:p>
                            <w:p w14:paraId="14142DBC" w14:textId="77777777" w:rsidR="00503E11" w:rsidRDefault="00503E1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03E11" w:rsidRDefault="00503E1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03E11" w:rsidRDefault="00503E11" w:rsidP="005F7461">
                              <w:pPr>
                                <w:pStyle w:val="Normalwebb"/>
                                <w:spacing w:before="60" w:line="254" w:lineRule="auto"/>
                                <w:jc w:val="center"/>
                              </w:pPr>
                              <w:r>
                                <w:rPr>
                                  <w:rFonts w:eastAsia="Calibri"/>
                                  <w:sz w:val="22"/>
                                  <w:szCs w:val="22"/>
                                  <w:lang w:val="en-US"/>
                                </w:rPr>
                                <w:t>Syntax Tree</w:t>
                              </w:r>
                            </w:p>
                            <w:p w14:paraId="070DB26E" w14:textId="77777777" w:rsidR="00503E11" w:rsidRDefault="00503E1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03E11" w:rsidRDefault="00503E1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03E11" w:rsidRDefault="00503E11" w:rsidP="005F7461">
                              <w:pPr>
                                <w:pStyle w:val="Normalwebb"/>
                                <w:spacing w:before="60" w:line="252" w:lineRule="auto"/>
                                <w:jc w:val="center"/>
                              </w:pPr>
                              <w:r>
                                <w:rPr>
                                  <w:rFonts w:eastAsia="Calibri"/>
                                  <w:sz w:val="22"/>
                                  <w:szCs w:val="22"/>
                                  <w:lang w:val="en-US"/>
                                </w:rPr>
                                <w:t>Optimized Syntax Tree</w:t>
                              </w:r>
                            </w:p>
                            <w:p w14:paraId="3315953C" w14:textId="77777777" w:rsidR="00503E11" w:rsidRDefault="00503E1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03E11" w:rsidRDefault="00503E1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03E11" w:rsidRDefault="00503E11" w:rsidP="005F7461">
                              <w:pPr>
                                <w:pStyle w:val="Normalwebb"/>
                                <w:spacing w:before="60" w:line="252" w:lineRule="auto"/>
                                <w:jc w:val="center"/>
                              </w:pPr>
                              <w:r>
                                <w:rPr>
                                  <w:rFonts w:eastAsia="Calibri"/>
                                  <w:sz w:val="22"/>
                                  <w:szCs w:val="22"/>
                                  <w:lang w:val="en-US"/>
                                </w:rPr>
                                <w:t>Middle Code List</w:t>
                              </w:r>
                            </w:p>
                            <w:p w14:paraId="321C1BE9" w14:textId="77777777" w:rsidR="00503E11" w:rsidRDefault="00503E1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03E11" w:rsidRDefault="00503E11" w:rsidP="005F7461">
                              <w:pPr>
                                <w:pStyle w:val="Normalwebb"/>
                                <w:spacing w:before="60" w:line="252" w:lineRule="auto"/>
                                <w:jc w:val="center"/>
                              </w:pPr>
                              <w:r>
                                <w:rPr>
                                  <w:rFonts w:eastAsia="Calibri"/>
                                  <w:sz w:val="22"/>
                                  <w:szCs w:val="22"/>
                                  <w:lang w:val="en-US"/>
                                </w:rPr>
                                <w:t>Optimized Middle Code List</w:t>
                              </w:r>
                            </w:p>
                            <w:p w14:paraId="4CF9CB98" w14:textId="77777777" w:rsidR="00503E11" w:rsidRDefault="00503E1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03E11" w:rsidRDefault="00503E1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03E11" w:rsidRDefault="00503E1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03E11" w:rsidRDefault="00503E11" w:rsidP="005F7461">
                        <w:pPr>
                          <w:spacing w:before="60" w:after="0"/>
                          <w:jc w:val="center"/>
                          <w:rPr>
                            <w:lang w:val="sv-SE"/>
                          </w:rPr>
                        </w:pPr>
                        <w:r>
                          <w:rPr>
                            <w:lang w:val="sv-SE"/>
                          </w:rPr>
                          <w:t>Preprocessor</w:t>
                        </w:r>
                      </w:p>
                      <w:p w14:paraId="04F32221" w14:textId="77777777" w:rsidR="00503E11" w:rsidRPr="00C7380D" w:rsidRDefault="00503E11"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03E11" w:rsidRPr="008541FD" w:rsidRDefault="00503E11" w:rsidP="005F7461">
                        <w:pPr>
                          <w:spacing w:before="60" w:after="0"/>
                          <w:jc w:val="center"/>
                        </w:pPr>
                        <w:r w:rsidRPr="008541FD">
                          <w:t>Source</w:t>
                        </w:r>
                        <w:r>
                          <w:t xml:space="preserve"> </w:t>
                        </w:r>
                        <w:r w:rsidRPr="008541FD">
                          <w:t>Code</w:t>
                        </w:r>
                      </w:p>
                      <w:p w14:paraId="4FCEAC5C" w14:textId="77777777" w:rsidR="00503E11" w:rsidRDefault="00503E11"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03E11" w:rsidRDefault="00503E11"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03E11" w:rsidRDefault="00503E11" w:rsidP="005F7461">
                        <w:pPr>
                          <w:pStyle w:val="Normalwebb"/>
                          <w:spacing w:before="60" w:line="256" w:lineRule="auto"/>
                          <w:jc w:val="center"/>
                        </w:pPr>
                        <w:r>
                          <w:rPr>
                            <w:rFonts w:eastAsia="Calibri"/>
                            <w:sz w:val="22"/>
                            <w:szCs w:val="22"/>
                            <w:lang w:val="en-US"/>
                          </w:rPr>
                          <w:t>Processed Code</w:t>
                        </w:r>
                      </w:p>
                      <w:p w14:paraId="14142DBC" w14:textId="77777777" w:rsidR="00503E11" w:rsidRDefault="00503E11"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03E11" w:rsidRDefault="00503E11"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03E11" w:rsidRDefault="00503E11" w:rsidP="005F7461">
                        <w:pPr>
                          <w:pStyle w:val="Normalwebb"/>
                          <w:spacing w:before="60" w:line="254" w:lineRule="auto"/>
                          <w:jc w:val="center"/>
                        </w:pPr>
                        <w:r>
                          <w:rPr>
                            <w:rFonts w:eastAsia="Calibri"/>
                            <w:sz w:val="22"/>
                            <w:szCs w:val="22"/>
                            <w:lang w:val="en-US"/>
                          </w:rPr>
                          <w:t>Syntax Tree</w:t>
                        </w:r>
                      </w:p>
                      <w:p w14:paraId="070DB26E" w14:textId="77777777" w:rsidR="00503E11" w:rsidRDefault="00503E11"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03E11" w:rsidRDefault="00503E11"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03E11" w:rsidRDefault="00503E11" w:rsidP="005F7461">
                        <w:pPr>
                          <w:pStyle w:val="Normalwebb"/>
                          <w:spacing w:before="60" w:line="252" w:lineRule="auto"/>
                          <w:jc w:val="center"/>
                        </w:pPr>
                        <w:r>
                          <w:rPr>
                            <w:rFonts w:eastAsia="Calibri"/>
                            <w:sz w:val="22"/>
                            <w:szCs w:val="22"/>
                            <w:lang w:val="en-US"/>
                          </w:rPr>
                          <w:t>Optimized Syntax Tree</w:t>
                        </w:r>
                      </w:p>
                      <w:p w14:paraId="3315953C" w14:textId="77777777" w:rsidR="00503E11" w:rsidRDefault="00503E11"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03E11" w:rsidRDefault="00503E11"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03E11" w:rsidRDefault="00503E11" w:rsidP="005F7461">
                        <w:pPr>
                          <w:pStyle w:val="Normalwebb"/>
                          <w:spacing w:before="60" w:line="252" w:lineRule="auto"/>
                          <w:jc w:val="center"/>
                        </w:pPr>
                        <w:r>
                          <w:rPr>
                            <w:rFonts w:eastAsia="Calibri"/>
                            <w:sz w:val="22"/>
                            <w:szCs w:val="22"/>
                            <w:lang w:val="en-US"/>
                          </w:rPr>
                          <w:t>Middle Code List</w:t>
                        </w:r>
                      </w:p>
                      <w:p w14:paraId="321C1BE9" w14:textId="77777777" w:rsidR="00503E11" w:rsidRDefault="00503E11"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03E11" w:rsidRDefault="00503E11" w:rsidP="005F7461">
                        <w:pPr>
                          <w:pStyle w:val="Normalwebb"/>
                          <w:spacing w:before="60" w:line="252" w:lineRule="auto"/>
                          <w:jc w:val="center"/>
                        </w:pPr>
                        <w:r>
                          <w:rPr>
                            <w:rFonts w:eastAsia="Calibri"/>
                            <w:sz w:val="22"/>
                            <w:szCs w:val="22"/>
                            <w:lang w:val="en-US"/>
                          </w:rPr>
                          <w:t>Optimized Middle Code List</w:t>
                        </w:r>
                      </w:p>
                      <w:p w14:paraId="4CF9CB98" w14:textId="77777777" w:rsidR="00503E11" w:rsidRDefault="00503E11"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03E11" w:rsidRDefault="00503E11"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03E11" w:rsidRDefault="00503E11"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03E11" w:rsidRDefault="00503E11" w:rsidP="006F14D0">
                              <w:pPr>
                                <w:spacing w:before="60" w:after="0"/>
                                <w:jc w:val="center"/>
                                <w:rPr>
                                  <w:lang w:val="sv-SE"/>
                                </w:rPr>
                              </w:pPr>
                              <w:r>
                                <w:rPr>
                                  <w:lang w:val="sv-SE"/>
                                </w:rPr>
                                <w:t>Preprocessor</w:t>
                              </w:r>
                            </w:p>
                            <w:p w14:paraId="2CD90E0F" w14:textId="77777777" w:rsidR="00503E11" w:rsidRPr="00C7380D" w:rsidRDefault="00503E1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03E11" w:rsidRPr="008541FD" w:rsidRDefault="00503E11" w:rsidP="006F14D0">
                              <w:pPr>
                                <w:spacing w:before="60" w:after="0"/>
                                <w:jc w:val="center"/>
                              </w:pPr>
                              <w:r w:rsidRPr="008541FD">
                                <w:t>Source</w:t>
                              </w:r>
                              <w:r>
                                <w:t xml:space="preserve"> </w:t>
                              </w:r>
                              <w:r w:rsidRPr="008541FD">
                                <w:t>Code</w:t>
                              </w:r>
                            </w:p>
                            <w:p w14:paraId="1314F231" w14:textId="77777777" w:rsidR="00503E11" w:rsidRDefault="00503E1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03E11" w:rsidRDefault="00503E1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03E11" w:rsidRDefault="00503E11" w:rsidP="006F14D0">
                              <w:pPr>
                                <w:pStyle w:val="Normalwebb"/>
                                <w:spacing w:before="60" w:line="256" w:lineRule="auto"/>
                                <w:jc w:val="center"/>
                              </w:pPr>
                              <w:r>
                                <w:rPr>
                                  <w:rFonts w:eastAsia="Calibri"/>
                                  <w:sz w:val="22"/>
                                  <w:szCs w:val="22"/>
                                  <w:lang w:val="en-US"/>
                                </w:rPr>
                                <w:t>Processed Code</w:t>
                              </w:r>
                            </w:p>
                            <w:p w14:paraId="705B7689" w14:textId="77777777" w:rsidR="00503E11" w:rsidRDefault="00503E1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03E11" w:rsidRDefault="00503E1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03E11" w:rsidRDefault="00503E11" w:rsidP="006F14D0">
                              <w:pPr>
                                <w:pStyle w:val="Normalwebb"/>
                                <w:spacing w:before="60" w:line="254" w:lineRule="auto"/>
                                <w:jc w:val="center"/>
                              </w:pPr>
                              <w:r>
                                <w:rPr>
                                  <w:rFonts w:eastAsia="Calibri"/>
                                  <w:sz w:val="22"/>
                                  <w:szCs w:val="22"/>
                                  <w:lang w:val="en-US"/>
                                </w:rPr>
                                <w:t>Syntax Tree</w:t>
                              </w:r>
                            </w:p>
                            <w:p w14:paraId="20988EE2" w14:textId="77777777" w:rsidR="00503E11" w:rsidRDefault="00503E1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03E11" w:rsidRDefault="00503E1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03E11" w:rsidRDefault="00503E11" w:rsidP="006F14D0">
                              <w:pPr>
                                <w:pStyle w:val="Normalwebb"/>
                                <w:spacing w:before="60" w:line="252" w:lineRule="auto"/>
                                <w:jc w:val="center"/>
                              </w:pPr>
                              <w:r>
                                <w:rPr>
                                  <w:rFonts w:eastAsia="Calibri"/>
                                  <w:sz w:val="22"/>
                                  <w:szCs w:val="22"/>
                                  <w:lang w:val="en-US"/>
                                </w:rPr>
                                <w:t>Optimized Syntax Tree</w:t>
                              </w:r>
                            </w:p>
                            <w:p w14:paraId="35223DB0" w14:textId="77777777" w:rsidR="00503E11" w:rsidRDefault="00503E1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03E11" w:rsidRDefault="00503E1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03E11" w:rsidRDefault="00503E11" w:rsidP="006F14D0">
                              <w:pPr>
                                <w:pStyle w:val="Normalwebb"/>
                                <w:spacing w:before="60" w:line="252" w:lineRule="auto"/>
                                <w:jc w:val="center"/>
                              </w:pPr>
                              <w:r>
                                <w:rPr>
                                  <w:rFonts w:eastAsia="Calibri"/>
                                  <w:sz w:val="22"/>
                                  <w:szCs w:val="22"/>
                                  <w:lang w:val="en-US"/>
                                </w:rPr>
                                <w:t>Middle Code List</w:t>
                              </w:r>
                            </w:p>
                            <w:p w14:paraId="5410A942" w14:textId="77777777" w:rsidR="00503E11" w:rsidRDefault="00503E1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03E11" w:rsidRDefault="00503E11" w:rsidP="006F14D0">
                              <w:pPr>
                                <w:pStyle w:val="Normalwebb"/>
                                <w:spacing w:before="60" w:line="252" w:lineRule="auto"/>
                                <w:jc w:val="center"/>
                              </w:pPr>
                              <w:r>
                                <w:rPr>
                                  <w:rFonts w:eastAsia="Calibri"/>
                                  <w:sz w:val="22"/>
                                  <w:szCs w:val="22"/>
                                  <w:lang w:val="en-US"/>
                                </w:rPr>
                                <w:t>Optimized Middle Code List</w:t>
                              </w:r>
                            </w:p>
                            <w:p w14:paraId="36F7A1DE" w14:textId="77777777" w:rsidR="00503E11" w:rsidRDefault="00503E1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03E11" w:rsidRDefault="00503E1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03E11" w:rsidRDefault="00503E1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03E11" w:rsidRDefault="00503E11" w:rsidP="006F14D0">
                        <w:pPr>
                          <w:spacing w:before="60" w:after="0"/>
                          <w:jc w:val="center"/>
                          <w:rPr>
                            <w:lang w:val="sv-SE"/>
                          </w:rPr>
                        </w:pPr>
                        <w:r>
                          <w:rPr>
                            <w:lang w:val="sv-SE"/>
                          </w:rPr>
                          <w:t>Preprocessor</w:t>
                        </w:r>
                      </w:p>
                      <w:p w14:paraId="2CD90E0F" w14:textId="77777777" w:rsidR="00503E11" w:rsidRPr="00C7380D" w:rsidRDefault="00503E1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03E11" w:rsidRPr="008541FD" w:rsidRDefault="00503E11" w:rsidP="006F14D0">
                        <w:pPr>
                          <w:spacing w:before="60" w:after="0"/>
                          <w:jc w:val="center"/>
                        </w:pPr>
                        <w:r w:rsidRPr="008541FD">
                          <w:t>Source</w:t>
                        </w:r>
                        <w:r>
                          <w:t xml:space="preserve"> </w:t>
                        </w:r>
                        <w:r w:rsidRPr="008541FD">
                          <w:t>Code</w:t>
                        </w:r>
                      </w:p>
                      <w:p w14:paraId="1314F231" w14:textId="77777777" w:rsidR="00503E11" w:rsidRDefault="00503E1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03E11" w:rsidRDefault="00503E1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03E11" w:rsidRDefault="00503E11" w:rsidP="006F14D0">
                        <w:pPr>
                          <w:pStyle w:val="Normalwebb"/>
                          <w:spacing w:before="60" w:line="256" w:lineRule="auto"/>
                          <w:jc w:val="center"/>
                        </w:pPr>
                        <w:r>
                          <w:rPr>
                            <w:rFonts w:eastAsia="Calibri"/>
                            <w:sz w:val="22"/>
                            <w:szCs w:val="22"/>
                            <w:lang w:val="en-US"/>
                          </w:rPr>
                          <w:t>Processed Code</w:t>
                        </w:r>
                      </w:p>
                      <w:p w14:paraId="705B7689" w14:textId="77777777" w:rsidR="00503E11" w:rsidRDefault="00503E1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03E11" w:rsidRDefault="00503E11"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03E11" w:rsidRDefault="00503E11" w:rsidP="006F14D0">
                        <w:pPr>
                          <w:pStyle w:val="Normalwebb"/>
                          <w:spacing w:before="60" w:line="254" w:lineRule="auto"/>
                          <w:jc w:val="center"/>
                        </w:pPr>
                        <w:r>
                          <w:rPr>
                            <w:rFonts w:eastAsia="Calibri"/>
                            <w:sz w:val="22"/>
                            <w:szCs w:val="22"/>
                            <w:lang w:val="en-US"/>
                          </w:rPr>
                          <w:t>Syntax Tree</w:t>
                        </w:r>
                      </w:p>
                      <w:p w14:paraId="20988EE2" w14:textId="77777777" w:rsidR="00503E11" w:rsidRDefault="00503E1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03E11" w:rsidRDefault="00503E11"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03E11" w:rsidRDefault="00503E11" w:rsidP="006F14D0">
                        <w:pPr>
                          <w:pStyle w:val="Normalwebb"/>
                          <w:spacing w:before="60" w:line="252" w:lineRule="auto"/>
                          <w:jc w:val="center"/>
                        </w:pPr>
                        <w:r>
                          <w:rPr>
                            <w:rFonts w:eastAsia="Calibri"/>
                            <w:sz w:val="22"/>
                            <w:szCs w:val="22"/>
                            <w:lang w:val="en-US"/>
                          </w:rPr>
                          <w:t>Optimized Syntax Tree</w:t>
                        </w:r>
                      </w:p>
                      <w:p w14:paraId="35223DB0" w14:textId="77777777" w:rsidR="00503E11" w:rsidRDefault="00503E1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03E11" w:rsidRDefault="00503E11"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03E11" w:rsidRDefault="00503E11" w:rsidP="006F14D0">
                        <w:pPr>
                          <w:pStyle w:val="Normalwebb"/>
                          <w:spacing w:before="60" w:line="252" w:lineRule="auto"/>
                          <w:jc w:val="center"/>
                        </w:pPr>
                        <w:r>
                          <w:rPr>
                            <w:rFonts w:eastAsia="Calibri"/>
                            <w:sz w:val="22"/>
                            <w:szCs w:val="22"/>
                            <w:lang w:val="en-US"/>
                          </w:rPr>
                          <w:t>Middle Code List</w:t>
                        </w:r>
                      </w:p>
                      <w:p w14:paraId="5410A942" w14:textId="77777777" w:rsidR="00503E11" w:rsidRDefault="00503E1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03E11" w:rsidRDefault="00503E11" w:rsidP="006F14D0">
                        <w:pPr>
                          <w:pStyle w:val="Normalwebb"/>
                          <w:spacing w:before="60" w:line="252" w:lineRule="auto"/>
                          <w:jc w:val="center"/>
                        </w:pPr>
                        <w:r>
                          <w:rPr>
                            <w:rFonts w:eastAsia="Calibri"/>
                            <w:sz w:val="22"/>
                            <w:szCs w:val="22"/>
                            <w:lang w:val="en-US"/>
                          </w:rPr>
                          <w:t>Optimized Middle Code List</w:t>
                        </w:r>
                      </w:p>
                      <w:p w14:paraId="36F7A1DE" w14:textId="77777777" w:rsidR="00503E11" w:rsidRDefault="00503E1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03E11" w:rsidRDefault="00503E1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03E11" w:rsidRDefault="00503E1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1" w:author="Stefan Bjornander" w:date="2015-05-23T17:42:00Z" w:initials="SB">
    <w:p w14:paraId="7086E310" w14:textId="77777777" w:rsidR="00503E11" w:rsidRDefault="00503E11">
      <w:pPr>
        <w:pStyle w:val="Kommentarer"/>
      </w:pPr>
      <w:r>
        <w:rPr>
          <w:rStyle w:val="Kommentarsreferens"/>
        </w:rPr>
        <w:annotationRef/>
      </w:r>
    </w:p>
    <w:p w14:paraId="01C1DAD9" w14:textId="77777777" w:rsidR="00503E11" w:rsidRDefault="00503E11">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2" w:author="Stefan Bjornander" w:date="2015-05-23T17:42:00Z" w:initials="SB">
    <w:p w14:paraId="04F55807" w14:textId="77777777" w:rsidR="00503E11" w:rsidRDefault="00503E11">
      <w:pPr>
        <w:pStyle w:val="Kommentarer"/>
      </w:pPr>
      <w:r>
        <w:rPr>
          <w:rStyle w:val="Kommentarsreferens"/>
        </w:rPr>
        <w:annotationRef/>
      </w:r>
    </w:p>
    <w:p w14:paraId="533EC9EE" w14:textId="77777777" w:rsidR="00503E11" w:rsidRDefault="00503E11">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03E11" w:rsidRDefault="00503E11" w:rsidP="006C7309">
      <w:pPr>
        <w:spacing w:line="240" w:lineRule="auto"/>
      </w:pPr>
      <w:r>
        <w:separator/>
      </w:r>
    </w:p>
  </w:endnote>
  <w:endnote w:type="continuationSeparator" w:id="0">
    <w:p w14:paraId="0DD18C9D" w14:textId="77777777" w:rsidR="00503E11" w:rsidRDefault="00503E1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03E11" w:rsidRDefault="00503E11" w:rsidP="006C7309">
      <w:pPr>
        <w:spacing w:line="240" w:lineRule="auto"/>
      </w:pPr>
      <w:r>
        <w:separator/>
      </w:r>
    </w:p>
  </w:footnote>
  <w:footnote w:type="continuationSeparator" w:id="0">
    <w:p w14:paraId="0BA3DA21" w14:textId="77777777" w:rsidR="00503E11" w:rsidRDefault="00503E11" w:rsidP="006C7309">
      <w:pPr>
        <w:spacing w:line="240" w:lineRule="auto"/>
      </w:pPr>
      <w:r>
        <w:continuationSeparator/>
      </w:r>
    </w:p>
  </w:footnote>
  <w:footnote w:id="1">
    <w:p w14:paraId="1F73F94F" w14:textId="77777777" w:rsidR="00503E11" w:rsidRPr="007E20F3" w:rsidRDefault="00503E1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503E11" w:rsidRPr="002D6FCA" w:rsidRDefault="00503E11">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503E11" w:rsidRPr="00DB458B" w:rsidRDefault="00503E1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503E11" w:rsidRDefault="00503E11"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03E11" w:rsidRPr="00DB458B" w:rsidRDefault="00503E11">
      <w:pPr>
        <w:pStyle w:val="Fotnotstext"/>
      </w:pPr>
    </w:p>
  </w:footnote>
  <w:footnote w:id="5">
    <w:p w14:paraId="3057005F" w14:textId="77777777" w:rsidR="00503E11" w:rsidRPr="00304E17" w:rsidRDefault="00503E11"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503E11" w:rsidRPr="00725EAE" w:rsidRDefault="00503E1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503E11" w:rsidRPr="00B4576D" w:rsidRDefault="00503E1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503E11" w:rsidRPr="00080A22" w:rsidRDefault="00503E1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503E11" w:rsidRDefault="00503E1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503E11" w:rsidRDefault="00503E11" w:rsidP="00E80032">
      <w:pPr>
        <w:pStyle w:val="Code"/>
      </w:pPr>
      <w:r>
        <w:t>#define BOOL int</w:t>
      </w:r>
    </w:p>
    <w:p w14:paraId="5A8A6026" w14:textId="77777777" w:rsidR="00503E11" w:rsidRDefault="00503E11" w:rsidP="00E80032">
      <w:pPr>
        <w:pStyle w:val="Code"/>
      </w:pPr>
      <w:r>
        <w:t>#define TRUE 1</w:t>
      </w:r>
    </w:p>
    <w:p w14:paraId="09976B6C" w14:textId="77777777" w:rsidR="00503E11" w:rsidRPr="00BF232B" w:rsidRDefault="00503E11" w:rsidP="00E80032">
      <w:pPr>
        <w:pStyle w:val="Code"/>
      </w:pPr>
      <w:r>
        <w:t>#define FALSE 0</w:t>
      </w:r>
    </w:p>
  </w:footnote>
  <w:footnote w:id="10">
    <w:p w14:paraId="1100CB01" w14:textId="77777777" w:rsidR="00503E11" w:rsidRDefault="00503E1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503E11" w:rsidRDefault="00503E11" w:rsidP="00E80032">
      <w:r>
        <w:rPr>
          <w:rStyle w:val="Fotnotsreferens"/>
        </w:rPr>
        <w:footnoteRef/>
      </w:r>
      <w:r>
        <w:t xml:space="preserve"> Depending of the compiler and its warning level settings.</w:t>
      </w:r>
    </w:p>
  </w:footnote>
  <w:footnote w:id="12">
    <w:p w14:paraId="3D554D37" w14:textId="77777777" w:rsidR="00503E11" w:rsidRPr="004679D4" w:rsidRDefault="00503E1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503E11" w:rsidRPr="00C03AB7" w:rsidRDefault="00503E1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503E11" w:rsidRPr="000C5114" w:rsidRDefault="00503E1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503E11" w:rsidRPr="002343ED" w:rsidRDefault="00503E1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503E11" w:rsidRDefault="00503E11" w:rsidP="00E80032">
      <w:r>
        <w:rPr>
          <w:rStyle w:val="Fotnotsreferens"/>
        </w:rPr>
        <w:footnoteRef/>
      </w:r>
      <w:r>
        <w:t xml:space="preserve"> However, we have no knowledge about the actual address; it may be 10,000 or anything else.</w:t>
      </w:r>
    </w:p>
  </w:footnote>
  <w:footnote w:id="17">
    <w:p w14:paraId="575EFDCD" w14:textId="77777777" w:rsidR="00503E11" w:rsidRPr="009B0162" w:rsidRDefault="00503E11"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503E11" w:rsidRDefault="00503E1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503E11" w:rsidRDefault="00503E1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503E11" w:rsidRPr="00E554CC" w:rsidRDefault="00503E1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503E11" w:rsidRPr="00391B01" w:rsidRDefault="00503E1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503E11" w:rsidRDefault="00503E1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503E11" w:rsidRDefault="00503E1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503E11" w:rsidRDefault="00503E11" w:rsidP="00E80032">
      <w:r>
        <w:rPr>
          <w:rStyle w:val="Fotnotsreferens"/>
        </w:rPr>
        <w:footnoteRef/>
      </w:r>
      <w:r>
        <w:t xml:space="preserve"> There is no rational explanation, just accept it.</w:t>
      </w:r>
    </w:p>
  </w:footnote>
  <w:footnote w:id="25">
    <w:p w14:paraId="0B9FD0C4" w14:textId="77777777" w:rsidR="00503E11" w:rsidRDefault="00503E1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503E11" w:rsidRPr="00EF01A1" w:rsidRDefault="00503E1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503E11" w:rsidRPr="008655EC" w:rsidRDefault="00503E1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B1F"/>
    <w:rsid w:val="00356C57"/>
    <w:rsid w:val="00356E7E"/>
    <w:rsid w:val="00356F84"/>
    <w:rsid w:val="00356F85"/>
    <w:rsid w:val="00357180"/>
    <w:rsid w:val="0035730A"/>
    <w:rsid w:val="00357A3E"/>
    <w:rsid w:val="00357B2A"/>
    <w:rsid w:val="00357BD3"/>
    <w:rsid w:val="00357C7F"/>
    <w:rsid w:val="00357CBD"/>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478</Pages>
  <Words>146446</Words>
  <Characters>776167</Characters>
  <Application>Microsoft Office Word</Application>
  <DocSecurity>0</DocSecurity>
  <Lines>6468</Lines>
  <Paragraphs>1841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261</cp:revision>
  <cp:lastPrinted>2017-05-07T13:41:00Z</cp:lastPrinted>
  <dcterms:created xsi:type="dcterms:W3CDTF">2020-10-17T08:45:00Z</dcterms:created>
  <dcterms:modified xsi:type="dcterms:W3CDTF">2020-10-22T20:42:00Z</dcterms:modified>
</cp:coreProperties>
</file>